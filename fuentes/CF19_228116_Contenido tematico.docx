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color w:val="000000"/>
          <w:highlight w:val="yellow"/>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de identificación del programa de formación</w:t>
      </w:r>
    </w:p>
    <w:p w:rsidR="00000000" w:rsidDel="00000000" w:rsidP="00000000" w:rsidRDefault="00000000" w:rsidRPr="00000000" w14:paraId="00000004">
      <w:pPr>
        <w:rPr>
          <w:rFonts w:ascii="Arial" w:cs="Arial" w:eastAsia="Arial" w:hAnsi="Arial"/>
          <w:sz w:val="22"/>
          <w:szCs w:val="22"/>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5">
            <w:pPr>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6">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Implementación de Infraestructura de Tecnologías de la Información y las Comunicaciones</w:t>
            </w:r>
          </w:p>
        </w:tc>
      </w:tr>
    </w:tbl>
    <w:p w:rsidR="00000000" w:rsidDel="00000000" w:rsidP="00000000" w:rsidRDefault="00000000" w:rsidRPr="00000000" w14:paraId="00000007">
      <w:pPr>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8">
            <w:pPr>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9">
            <w:pPr>
              <w:rPr>
                <w:rFonts w:ascii="Arial" w:cs="Arial" w:eastAsia="Arial" w:hAnsi="Arial"/>
                <w:sz w:val="22"/>
                <w:szCs w:val="22"/>
              </w:rPr>
            </w:pPr>
            <w:r w:rsidDel="00000000" w:rsidR="00000000" w:rsidRPr="00000000">
              <w:rPr>
                <w:rFonts w:ascii="Arial" w:cs="Arial" w:eastAsia="Arial" w:hAnsi="Arial"/>
                <w:sz w:val="22"/>
                <w:szCs w:val="22"/>
                <w:rtl w:val="0"/>
              </w:rPr>
              <w:t xml:space="preserve">280101175. Montar instalaciones eléctricas internas de acuerdo con normativa.</w:t>
            </w:r>
          </w:p>
        </w:tc>
        <w:tc>
          <w:tcPr>
            <w:shd w:fill="8db3e2" w:val="clear"/>
            <w:vAlign w:val="center"/>
          </w:tcPr>
          <w:p w:rsidR="00000000" w:rsidDel="00000000" w:rsidP="00000000" w:rsidRDefault="00000000" w:rsidRPr="00000000" w14:paraId="0000000A">
            <w:pPr>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B">
            <w:pPr>
              <w:ind w:left="6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280101175-03. Instalar el sistema eléctrico para la infraestructura del cableado estructurado de acuerdo con los términos de referencia, el diseño y las normas técnicas vigentes.</w:t>
            </w:r>
          </w:p>
        </w:tc>
      </w:tr>
    </w:tbl>
    <w:p w:rsidR="00000000" w:rsidDel="00000000" w:rsidP="00000000" w:rsidRDefault="00000000" w:rsidRPr="00000000" w14:paraId="0000000C">
      <w:pPr>
        <w:rPr>
          <w:rFonts w:ascii="Arial" w:cs="Arial" w:eastAsia="Arial" w:hAnsi="Arial"/>
          <w:sz w:val="22"/>
          <w:szCs w:val="22"/>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D">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NÚMERO DEL COMPONENTE FORMATIVO</w:t>
            </w:r>
          </w:p>
        </w:tc>
        <w:tc>
          <w:tcPr>
            <w:vAlign w:val="center"/>
          </w:tcPr>
          <w:p w:rsidR="00000000" w:rsidDel="00000000" w:rsidP="00000000" w:rsidRDefault="00000000" w:rsidRPr="00000000" w14:paraId="0000000E">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19</w:t>
            </w:r>
          </w:p>
        </w:tc>
      </w:tr>
      <w:tr>
        <w:trPr>
          <w:cantSplit w:val="0"/>
          <w:trHeight w:val="340" w:hRule="atLeast"/>
          <w:tblHeader w:val="0"/>
        </w:trPr>
        <w:tc>
          <w:tcPr>
            <w:shd w:fill="8db3e2" w:val="clear"/>
            <w:vAlign w:val="center"/>
          </w:tcPr>
          <w:p w:rsidR="00000000" w:rsidDel="00000000" w:rsidP="00000000" w:rsidRDefault="00000000" w:rsidRPr="00000000" w14:paraId="0000000F">
            <w:pPr>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rPr>
                <w:rFonts w:ascii="Arial" w:cs="Arial" w:eastAsia="Arial" w:hAnsi="Arial"/>
                <w:sz w:val="22"/>
                <w:szCs w:val="22"/>
              </w:rPr>
            </w:pPr>
            <w:r w:rsidDel="00000000" w:rsidR="00000000" w:rsidRPr="00000000">
              <w:rPr>
                <w:rFonts w:ascii="Arial" w:cs="Arial" w:eastAsia="Arial" w:hAnsi="Arial"/>
                <w:sz w:val="22"/>
                <w:szCs w:val="22"/>
                <w:rtl w:val="0"/>
              </w:rPr>
              <w:t xml:space="preserve">Sistema eléctrico de la infraestructura TI</w:t>
            </w:r>
          </w:p>
        </w:tc>
      </w:tr>
      <w:tr>
        <w:trPr>
          <w:cantSplit w:val="0"/>
          <w:trHeight w:val="340" w:hRule="atLeast"/>
          <w:tblHeader w:val="0"/>
        </w:trPr>
        <w:tc>
          <w:tcPr>
            <w:shd w:fill="8db3e2" w:val="clear"/>
            <w:vAlign w:val="center"/>
          </w:tcPr>
          <w:p w:rsidR="00000000" w:rsidDel="00000000" w:rsidP="00000000" w:rsidRDefault="00000000" w:rsidRPr="00000000" w14:paraId="00000011">
            <w:pPr>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Ministerio de Minas y Energía colombiano es el ente regulador de todas las condiciones técnicas que garantizan la utilización segura y responsable de la energía eléctrica en la República de Colombia. A partir de esto es necesario conocer las regulaciones técnicas disponibles de la normatividad vigente y sus actualizaciones esenciales para poder implementar, instalar y certificar, de acuerdo con los términos de referencia, el sistema eléctrico de una infraestructura TI.</w:t>
            </w:r>
          </w:p>
          <w:p w:rsidR="00000000" w:rsidDel="00000000" w:rsidP="00000000" w:rsidRDefault="00000000" w:rsidRPr="00000000" w14:paraId="00000013">
            <w:pPr>
              <w:rPr>
                <w:rFonts w:ascii="Arial" w:cs="Arial" w:eastAsia="Arial" w:hAnsi="Arial"/>
                <w:sz w:val="22"/>
                <w:szCs w:val="22"/>
              </w:rPr>
            </w:pP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4">
            <w:pPr>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5">
            <w:pPr>
              <w:rPr>
                <w:rFonts w:ascii="Arial" w:cs="Arial" w:eastAsia="Arial" w:hAnsi="Arial"/>
                <w:sz w:val="22"/>
                <w:szCs w:val="22"/>
              </w:rPr>
            </w:pPr>
            <w:r w:rsidDel="00000000" w:rsidR="00000000" w:rsidRPr="00000000">
              <w:rPr>
                <w:rFonts w:ascii="Arial" w:cs="Arial" w:eastAsia="Arial" w:hAnsi="Arial"/>
                <w:sz w:val="22"/>
                <w:szCs w:val="22"/>
                <w:rtl w:val="0"/>
              </w:rPr>
              <w:t xml:space="preserve">Corriente</w:t>
            </w:r>
          </w:p>
          <w:p w:rsidR="00000000" w:rsidDel="00000000" w:rsidP="00000000" w:rsidRDefault="00000000" w:rsidRPr="00000000" w14:paraId="00000016">
            <w:pPr>
              <w:rPr>
                <w:rFonts w:ascii="Arial" w:cs="Arial" w:eastAsia="Arial" w:hAnsi="Arial"/>
                <w:sz w:val="22"/>
                <w:szCs w:val="22"/>
              </w:rPr>
            </w:pPr>
            <w:r w:rsidDel="00000000" w:rsidR="00000000" w:rsidRPr="00000000">
              <w:rPr>
                <w:rFonts w:ascii="Arial" w:cs="Arial" w:eastAsia="Arial" w:hAnsi="Arial"/>
                <w:sz w:val="22"/>
                <w:szCs w:val="22"/>
                <w:rtl w:val="0"/>
              </w:rPr>
              <w:t xml:space="preserve">Potencia</w:t>
            </w:r>
          </w:p>
          <w:p w:rsidR="00000000" w:rsidDel="00000000" w:rsidP="00000000" w:rsidRDefault="00000000" w:rsidRPr="00000000" w14:paraId="00000017">
            <w:pPr>
              <w:rPr>
                <w:rFonts w:ascii="Arial" w:cs="Arial" w:eastAsia="Arial" w:hAnsi="Arial"/>
                <w:sz w:val="22"/>
                <w:szCs w:val="22"/>
              </w:rPr>
            </w:pPr>
            <w:r w:rsidDel="00000000" w:rsidR="00000000" w:rsidRPr="00000000">
              <w:rPr>
                <w:rFonts w:ascii="Arial" w:cs="Arial" w:eastAsia="Arial" w:hAnsi="Arial"/>
                <w:sz w:val="22"/>
                <w:szCs w:val="22"/>
                <w:rtl w:val="0"/>
              </w:rPr>
              <w:t xml:space="preserve">Medición</w:t>
            </w:r>
          </w:p>
          <w:p w:rsidR="00000000" w:rsidDel="00000000" w:rsidP="00000000" w:rsidRDefault="00000000" w:rsidRPr="00000000" w14:paraId="00000018">
            <w:pPr>
              <w:rPr>
                <w:rFonts w:ascii="Arial" w:cs="Arial" w:eastAsia="Arial" w:hAnsi="Arial"/>
                <w:sz w:val="22"/>
                <w:szCs w:val="22"/>
              </w:rPr>
            </w:pPr>
            <w:r w:rsidDel="00000000" w:rsidR="00000000" w:rsidRPr="00000000">
              <w:rPr>
                <w:rFonts w:ascii="Arial" w:cs="Arial" w:eastAsia="Arial" w:hAnsi="Arial"/>
                <w:sz w:val="22"/>
                <w:szCs w:val="22"/>
                <w:rtl w:val="0"/>
              </w:rPr>
              <w:t xml:space="preserve">Redes Eléctricas</w:t>
            </w:r>
          </w:p>
          <w:p w:rsidR="00000000" w:rsidDel="00000000" w:rsidP="00000000" w:rsidRDefault="00000000" w:rsidRPr="00000000" w14:paraId="00000019">
            <w:pPr>
              <w:rPr>
                <w:rFonts w:ascii="Arial" w:cs="Arial" w:eastAsia="Arial" w:hAnsi="Arial"/>
                <w:sz w:val="22"/>
                <w:szCs w:val="22"/>
              </w:rPr>
            </w:pPr>
            <w:r w:rsidDel="00000000" w:rsidR="00000000" w:rsidRPr="00000000">
              <w:rPr>
                <w:rFonts w:ascii="Arial" w:cs="Arial" w:eastAsia="Arial" w:hAnsi="Arial"/>
                <w:sz w:val="22"/>
                <w:szCs w:val="22"/>
                <w:rtl w:val="0"/>
              </w:rPr>
              <w:t xml:space="preserve">Retie</w:t>
            </w:r>
          </w:p>
        </w:tc>
      </w:tr>
    </w:tbl>
    <w:p w:rsidR="00000000" w:rsidDel="00000000" w:rsidP="00000000" w:rsidRDefault="00000000" w:rsidRPr="00000000" w14:paraId="0000001A">
      <w:pPr>
        <w:rPr>
          <w:rFonts w:ascii="Arial" w:cs="Arial" w:eastAsia="Arial" w:hAnsi="Arial"/>
          <w:sz w:val="22"/>
          <w:szCs w:val="22"/>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B">
            <w:pPr>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p w:rsidR="00000000" w:rsidDel="00000000" w:rsidP="00000000" w:rsidRDefault="00000000" w:rsidRPr="00000000" w14:paraId="0000001E">
            <w:pPr>
              <w:rPr>
                <w:rFonts w:ascii="Arial" w:cs="Arial" w:eastAsia="Arial" w:hAnsi="Arial"/>
                <w:sz w:val="22"/>
                <w:szCs w:val="22"/>
              </w:rPr>
            </w:pPr>
            <w:r w:rsidDel="00000000" w:rsidR="00000000" w:rsidRPr="00000000">
              <w:rPr>
                <w:rtl w:val="0"/>
              </w:rPr>
            </w:r>
          </w:p>
        </w:tc>
      </w:tr>
      <w:tr>
        <w:trPr>
          <w:cantSplit w:val="0"/>
          <w:trHeight w:val="465" w:hRule="atLeast"/>
          <w:tblHeader w:val="0"/>
        </w:trPr>
        <w:tc>
          <w:tcPr>
            <w:shd w:fill="8db3e2" w:val="clear"/>
            <w:vAlign w:val="center"/>
          </w:tcPr>
          <w:p w:rsidR="00000000" w:rsidDel="00000000" w:rsidP="00000000" w:rsidRDefault="00000000" w:rsidRPr="00000000" w14:paraId="0000001F">
            <w:pPr>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20">
            <w:pPr>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2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spacing w:after="120" w:before="40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de contenidos</w:t>
      </w:r>
    </w:p>
    <w:p w:rsidR="00000000" w:rsidDel="00000000" w:rsidP="00000000" w:rsidRDefault="00000000" w:rsidRPr="00000000" w14:paraId="00000023">
      <w:pPr>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24">
      <w:pPr>
        <w:rPr>
          <w:rFonts w:ascii="Arial" w:cs="Arial" w:eastAsia="Arial" w:hAnsi="Arial"/>
          <w:b w:val="1"/>
          <w:sz w:val="22"/>
          <w:szCs w:val="22"/>
        </w:rPr>
      </w:pPr>
      <w:sdt>
        <w:sdtPr>
          <w:tag w:val="goog_rdk_0"/>
        </w:sdtPr>
        <w:sdtContent>
          <w:commentRangeStart w:id="0"/>
        </w:sdtContent>
      </w:sdt>
      <w:r w:rsidDel="00000000" w:rsidR="00000000" w:rsidRPr="00000000">
        <w:rPr>
          <w:rFonts w:ascii="Arial" w:cs="Arial" w:eastAsia="Arial" w:hAnsi="Arial"/>
          <w:b w:val="1"/>
          <w:sz w:val="22"/>
          <w:szCs w:val="22"/>
          <w:rtl w:val="0"/>
        </w:rPr>
        <w:t xml:space="preserve">Introducción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Protocolo de empresas</w:t>
      </w:r>
    </w:p>
    <w:p w:rsidR="00000000" w:rsidDel="00000000" w:rsidP="00000000" w:rsidRDefault="00000000" w:rsidRPr="00000000" w14:paraId="00000027">
      <w:pPr>
        <w:rPr>
          <w:rFonts w:ascii="Arial" w:cs="Arial" w:eastAsia="Arial" w:hAnsi="Arial"/>
          <w:color w:val="ff0000"/>
          <w:sz w:val="22"/>
          <w:szCs w:val="22"/>
        </w:rPr>
      </w:pPr>
      <w:sdt>
        <w:sdtPr>
          <w:tag w:val="goog_rdk_2"/>
        </w:sdtPr>
        <w:sdtContent>
          <w:del w:author="Manuela Herrera" w:id="0" w:date="2023-02-10T21:06:00Z">
            <w:r w:rsidDel="00000000" w:rsidR="00000000" w:rsidRPr="00000000">
              <w:rPr>
                <w:rFonts w:ascii="Arial" w:cs="Arial" w:eastAsia="Arial" w:hAnsi="Arial"/>
                <w:color w:val="ff0000"/>
                <w:sz w:val="22"/>
                <w:szCs w:val="22"/>
                <w:rtl w:val="0"/>
              </w:rPr>
              <w:delText xml:space="preserve">1.1. Verificación de empresas</w:delText>
            </w:r>
          </w:del>
        </w:sdtContent>
      </w:sdt>
      <w:r w:rsidDel="00000000" w:rsidR="00000000" w:rsidRPr="00000000">
        <w:rPr>
          <w:rtl w:val="0"/>
        </w:rPr>
      </w:r>
    </w:p>
    <w:p w:rsidR="00000000" w:rsidDel="00000000" w:rsidP="00000000" w:rsidRDefault="00000000" w:rsidRPr="00000000" w14:paraId="00000028">
      <w:pPr>
        <w:rPr>
          <w:rFonts w:ascii="Arial" w:cs="Arial" w:eastAsia="Arial" w:hAnsi="Arial"/>
          <w:color w:val="ff0000"/>
          <w:sz w:val="22"/>
          <w:szCs w:val="22"/>
        </w:rPr>
      </w:pPr>
      <w:sdt>
        <w:sdtPr>
          <w:tag w:val="goog_rdk_4"/>
        </w:sdtPr>
        <w:sdtContent>
          <w:del w:author="Manuela Herrera" w:id="1" w:date="2023-02-10T21:06:00Z">
            <w:r w:rsidDel="00000000" w:rsidR="00000000" w:rsidRPr="00000000">
              <w:rPr>
                <w:rFonts w:ascii="Arial" w:cs="Arial" w:eastAsia="Arial" w:hAnsi="Arial"/>
                <w:color w:val="ff0000"/>
                <w:sz w:val="22"/>
                <w:szCs w:val="22"/>
                <w:rtl w:val="0"/>
              </w:rPr>
              <w:delText xml:space="preserve">1.2. Tipos de medición</w:delText>
            </w:r>
          </w:del>
        </w:sdtContent>
      </w:sdt>
      <w:r w:rsidDel="00000000" w:rsidR="00000000" w:rsidRPr="00000000">
        <w:rPr>
          <w:rtl w:val="0"/>
        </w:rPr>
      </w:r>
    </w:p>
    <w:p w:rsidR="00000000" w:rsidDel="00000000" w:rsidP="00000000" w:rsidRDefault="00000000" w:rsidRPr="00000000" w14:paraId="0000002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Normas técnicas</w:t>
      </w:r>
    </w:p>
    <w:p w:rsidR="00000000" w:rsidDel="00000000" w:rsidP="00000000" w:rsidRDefault="00000000" w:rsidRPr="00000000" w14:paraId="0000002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E">
      <w:pPr>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F">
            <w:pPr>
              <w:keepNext w:val="1"/>
              <w:keepLines w:val="1"/>
              <w:pBdr>
                <w:top w:space="0" w:sz="0" w:val="nil"/>
                <w:left w:space="0" w:sz="0" w:val="nil"/>
                <w:bottom w:space="0" w:sz="0" w:val="nil"/>
                <w:right w:space="0" w:sz="0" w:val="nil"/>
                <w:between w:space="0" w:sz="0" w:val="nil"/>
              </w:pBdr>
              <w:spacing w:after="120" w:before="40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030">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 en este componente formativo podrá encontrar todo lo relacionado con la instalación y montaje del sistema eléctrico de una infraestructura de tecnología informática (TI) partiendo del Código técnico para las instalaciones eléctricas y su normativa vigente, ya que a partir de él, y según la norma de gestión de calidad, se implementa y opera actualmente en el territorio colombiano.</w:t>
            </w:r>
          </w:p>
          <w:p w:rsidR="00000000" w:rsidDel="00000000" w:rsidP="00000000" w:rsidRDefault="00000000" w:rsidRPr="00000000" w14:paraId="0000003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2">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Adicionalmente, se explorarán los conocimientos básicos acerca de los tipos de magnitudes de un sistema eléctrico y su relación con la simbología técnica, lo cual le permitirá identificar y conocer los equipos que cumplen con la función y normativa para poder realizar las mediciones de las unidades y magnitudes de tensión y verificar el funcionamiento de los circuitos eléctricos en sistemas de cableado estructurado de acuerdo con el plan de pruebas establecido. </w:t>
            </w:r>
          </w:p>
          <w:p w:rsidR="00000000" w:rsidDel="00000000" w:rsidP="00000000" w:rsidRDefault="00000000" w:rsidRPr="00000000" w14:paraId="00000033">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spacing w:line="276" w:lineRule="auto"/>
              <w:jc w:val="both"/>
              <w:rPr>
                <w:rFonts w:ascii="Arial" w:cs="Arial" w:eastAsia="Arial" w:hAnsi="Arial"/>
                <w:b w:val="1"/>
                <w:sz w:val="22"/>
                <w:szCs w:val="22"/>
              </w:rPr>
            </w:pPr>
            <w:r w:rsidDel="00000000" w:rsidR="00000000" w:rsidRPr="00000000">
              <w:rPr>
                <w:rFonts w:ascii="Arial" w:cs="Arial" w:eastAsia="Arial" w:hAnsi="Arial"/>
                <w:b w:val="1"/>
                <w:color w:val="ff0000"/>
                <w:sz w:val="22"/>
                <w:szCs w:val="22"/>
                <w:rtl w:val="0"/>
              </w:rPr>
              <w:t xml:space="preserve">En el siguiente video conocerá, de forma general, la temática que se estudiará a lo largo del componente formativo.</w:t>
            </w:r>
            <w:r w:rsidDel="00000000" w:rsidR="00000000" w:rsidRPr="00000000">
              <w:rPr>
                <w:rtl w:val="0"/>
              </w:rPr>
            </w:r>
          </w:p>
        </w:tc>
      </w:tr>
    </w:tbl>
    <w:p w:rsidR="00000000" w:rsidDel="00000000" w:rsidP="00000000" w:rsidRDefault="00000000" w:rsidRPr="00000000" w14:paraId="0000003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6">
      <w:pPr>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37">
      <w:pPr>
        <w:rPr>
          <w:rFonts w:ascii="Arial" w:cs="Arial" w:eastAsia="Arial" w:hAnsi="Arial"/>
          <w:i w:val="1"/>
          <w:sz w:val="22"/>
          <w:szCs w:val="22"/>
        </w:rPr>
      </w:pPr>
      <w:r w:rsidDel="00000000" w:rsidR="00000000" w:rsidRPr="00000000">
        <w:rPr>
          <w:rtl w:val="0"/>
        </w:rPr>
      </w:r>
    </w:p>
    <w:tbl>
      <w:tblPr>
        <w:tblStyle w:val="Table6"/>
        <w:tblW w:w="13403.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171"/>
        <w:gridCol w:w="4536"/>
        <w:gridCol w:w="3065"/>
        <w:tblGridChange w:id="0">
          <w:tblGrid>
            <w:gridCol w:w="1086"/>
            <w:gridCol w:w="3545"/>
            <w:gridCol w:w="1171"/>
            <w:gridCol w:w="4536"/>
            <w:gridCol w:w="306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8">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9">
            <w:pPr>
              <w:keepNext w:val="1"/>
              <w:keepLines w:val="1"/>
              <w:widowControl w:val="0"/>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w:t>
            </w:r>
            <w:r w:rsidDel="00000000" w:rsidR="00000000" w:rsidRPr="00000000">
              <w:rPr>
                <w:rFonts w:ascii="Arial" w:cs="Arial" w:eastAsia="Arial" w:hAnsi="Arial"/>
                <w:i w:val="1"/>
                <w:color w:val="000000"/>
                <w:sz w:val="22"/>
                <w:szCs w:val="22"/>
                <w:rtl w:val="0"/>
              </w:rPr>
              <w:t xml:space="preserve">spot </w:t>
            </w:r>
            <w:r w:rsidDel="00000000" w:rsidR="00000000" w:rsidRPr="00000000">
              <w:rPr>
                <w:rFonts w:ascii="Arial" w:cs="Arial" w:eastAsia="Arial" w:hAnsi="Arial"/>
                <w:color w:val="000000"/>
                <w:sz w:val="22"/>
                <w:szCs w:val="22"/>
                <w:rtl w:val="0"/>
              </w:rPr>
              <w:t xml:space="preserve">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D">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E">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Importancia de la instalación y el montaje del sistema eléctrico de una infraestructura de tecnología informática (TI)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D">
            <w:pPr>
              <w:jc w:val="center"/>
              <w:rPr/>
            </w:pPr>
            <w:sdt>
              <w:sdtPr>
                <w:tag w:val="goog_rdk_5"/>
              </w:sdtPr>
              <w:sdtContent>
                <w:commentRangeStart w:id="1"/>
              </w:sdtContent>
            </w:sdt>
            <w:r w:rsidDel="00000000" w:rsidR="00000000" w:rsidRPr="00000000">
              <w:rPr/>
              <w:drawing>
                <wp:inline distB="0" distT="0" distL="0" distR="0">
                  <wp:extent cx="2124075" cy="1485265"/>
                  <wp:effectExtent b="0" l="0" r="0" t="0"/>
                  <wp:docPr id="366"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2124075" cy="1485265"/>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280101175_i1</w:t>
            </w:r>
          </w:p>
          <w:p w:rsidR="00000000" w:rsidDel="00000000" w:rsidP="00000000" w:rsidRDefault="00000000" w:rsidRPr="00000000" w14:paraId="0000004F">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 en este componente formativo podrá profundizar en el reconocimiento de la información y los procesos y trámites necesarios para realizar una correcta instalación y montaje del sistema eléctrico de una infraestructura de tecnología informática (TI) teniendo siempre como premisa la normatividad que existe en Colombia para desarrollar de manera correcta y eficiente proyectos de este tipo en los entornos externos e internos. </w:t>
            </w:r>
          </w:p>
          <w:p w:rsidR="00000000" w:rsidDel="00000000" w:rsidP="00000000" w:rsidRDefault="00000000" w:rsidRPr="00000000" w14:paraId="00000053">
            <w:pPr>
              <w:spacing w:line="276" w:lineRule="auto"/>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-Instalación</w:t>
            </w:r>
          </w:p>
          <w:p w:rsidR="00000000" w:rsidDel="00000000" w:rsidP="00000000" w:rsidRDefault="00000000" w:rsidRPr="00000000" w14:paraId="00000055">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-Montaje</w:t>
            </w:r>
          </w:p>
          <w:p w:rsidR="00000000" w:rsidDel="00000000" w:rsidP="00000000" w:rsidRDefault="00000000" w:rsidRPr="00000000" w14:paraId="00000056">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-Infraestructura</w:t>
            </w:r>
          </w:p>
          <w:p w:rsidR="00000000" w:rsidDel="00000000" w:rsidP="00000000" w:rsidRDefault="00000000" w:rsidRPr="00000000" w14:paraId="00000057">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-Código técnico</w:t>
            </w:r>
          </w:p>
          <w:p w:rsidR="00000000" w:rsidDel="00000000" w:rsidP="00000000" w:rsidRDefault="00000000" w:rsidRPr="00000000" w14:paraId="00000058">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-Normativa </w:t>
            </w:r>
          </w:p>
          <w:p w:rsidR="00000000" w:rsidDel="00000000" w:rsidP="00000000" w:rsidRDefault="00000000" w:rsidRPr="00000000" w14:paraId="00000059">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-Gestión de calidad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rPr/>
            </w:pPr>
            <w:sdt>
              <w:sdtPr>
                <w:tag w:val="goog_rdk_6"/>
              </w:sdtPr>
              <w:sdtContent>
                <w:commentRangeStart w:id="2"/>
              </w:sdtContent>
            </w:sdt>
            <w:r w:rsidDel="00000000" w:rsidR="00000000" w:rsidRPr="00000000">
              <w:rPr>
                <w:rtl w:val="0"/>
              </w:rPr>
              <w:t xml:space="preserve"> </w:t>
            </w:r>
            <w:r w:rsidDel="00000000" w:rsidR="00000000" w:rsidRPr="00000000">
              <w:rPr/>
              <w:drawing>
                <wp:inline distB="0" distT="0" distL="0" distR="0">
                  <wp:extent cx="2124075" cy="1700530"/>
                  <wp:effectExtent b="0" l="0" r="0" t="0"/>
                  <wp:docPr id="368"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2124075" cy="170053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E">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ritmos y estilos de vida actuales no se pueden mantener sin electricidad. Claramente, las personas no somos del todo conscientes de que los fluidos eléctricos están presentes en casi todo: desde los elementos del hogar hasta las fábricas, oficinas, centros médicos, lugares de entretenimiento y con iluminación interior y exterior. Solo cuando algo sale mal consideramos vagamente su importancia, pero por lo general se resuelve tan rápido que no tenemos tiempo para evaluarlo de una manera adecuada.</w:t>
            </w:r>
          </w:p>
          <w:p w:rsidR="00000000" w:rsidDel="00000000" w:rsidP="00000000" w:rsidRDefault="00000000" w:rsidRPr="00000000" w14:paraId="0000005F">
            <w:pPr>
              <w:spacing w:line="276" w:lineRule="auto"/>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-Electricidad</w:t>
            </w:r>
          </w:p>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-Fluidos eléctricos</w:t>
            </w:r>
          </w:p>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-Hogar</w:t>
            </w:r>
          </w:p>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-Fábricas</w:t>
            </w:r>
          </w:p>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-Oficinas</w:t>
            </w:r>
          </w:p>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-Iluminación interior y exterior</w:t>
            </w:r>
          </w:p>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3</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widowControl w:val="0"/>
              <w:rPr>
                <w:rFonts w:ascii="Arial" w:cs="Arial" w:eastAsia="Arial" w:hAnsi="Arial"/>
                <w:sz w:val="22"/>
                <w:szCs w:val="22"/>
              </w:rPr>
            </w:pPr>
            <w:sdt>
              <w:sdtPr>
                <w:tag w:val="goog_rdk_7"/>
              </w:sdtPr>
              <w:sdtContent>
                <w:commentRangeStart w:id="3"/>
              </w:sdtContent>
            </w:sdt>
            <w:r w:rsidDel="00000000" w:rsidR="00000000" w:rsidRPr="00000000">
              <w:rPr>
                <w:rtl w:val="0"/>
              </w:rPr>
              <w:t xml:space="preserve">     </w:t>
            </w:r>
            <w:sdt>
              <w:sdtPr>
                <w:tag w:val="goog_rdk_8"/>
              </w:sdtPr>
              <w:sdtContent>
                <w:commentRangeStart w:id="4"/>
              </w:sdtContent>
            </w:sdt>
            <w:r w:rsidDel="00000000" w:rsidR="00000000" w:rsidRPr="00000000">
              <w:rPr/>
              <w:drawing>
                <wp:inline distB="0" distT="0" distL="0" distR="0">
                  <wp:extent cx="2124075" cy="2124075"/>
                  <wp:effectExtent b="0" l="0" r="0" t="0"/>
                  <wp:docPr descr="Colección de iconos isométricos de electricista" id="367" name="image14.jpg"/>
                  <a:graphic>
                    <a:graphicData uri="http://schemas.openxmlformats.org/drawingml/2006/picture">
                      <pic:pic>
                        <pic:nvPicPr>
                          <pic:cNvPr descr="Colección de iconos isométricos de electricista" id="0" name="image14.jpg"/>
                          <pic:cNvPicPr preferRelativeResize="0"/>
                        </pic:nvPicPr>
                        <pic:blipFill>
                          <a:blip r:embed="rId11"/>
                          <a:srcRect b="0" l="0" r="0" t="0"/>
                          <a:stretch>
                            <a:fillRect/>
                          </a:stretch>
                        </pic:blipFill>
                        <pic:spPr>
                          <a:xfrm>
                            <a:off x="0" y="0"/>
                            <a:ext cx="2124075" cy="2124075"/>
                          </a:xfrm>
                          <a:prstGeom prst="rect"/>
                          <a:ln/>
                        </pic:spPr>
                      </pic:pic>
                    </a:graphicData>
                  </a:graphic>
                </wp:inline>
              </w:drawing>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F">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Así pues, los sistemas operativos eléctricos incluyen sistemas de control de energía, sistemas de medición de energía y    sistemas de información de operación del sistema. </w:t>
            </w:r>
          </w:p>
          <w:p w:rsidR="00000000" w:rsidDel="00000000" w:rsidP="00000000" w:rsidRDefault="00000000" w:rsidRPr="00000000" w14:paraId="00000070">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característica diferencial de estos sistemas es su fiabilidad, ya que están destinados a garantizar la calidad del suministro y a apoyar el mercado eléctrico.</w:t>
            </w:r>
          </w:p>
          <w:p w:rsidR="00000000" w:rsidDel="00000000" w:rsidP="00000000" w:rsidRDefault="00000000" w:rsidRPr="00000000" w14:paraId="00000072">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su parte, los usuarios del sistema de información empresarial son todos los empleados de las oficinas e instalaciones de red eléctrica. </w:t>
            </w:r>
          </w:p>
          <w:p w:rsidR="00000000" w:rsidDel="00000000" w:rsidP="00000000" w:rsidRDefault="00000000" w:rsidRPr="00000000" w14:paraId="00000074">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Estos sistemas van desde computadoras personales hasta aplicaciones de gestión empresarial, pasando por aplicaciones técnicas y departamentales donde cada entidad necesita realizar sus procesos.</w:t>
            </w:r>
          </w:p>
        </w:tc>
        <w:tc>
          <w:tcPr>
            <w:shd w:fill="auto" w:val="clear"/>
            <w:tcMar>
              <w:top w:w="100.0" w:type="dxa"/>
              <w:left w:w="100.0" w:type="dxa"/>
              <w:bottom w:w="100.0" w:type="dxa"/>
              <w:right w:w="100.0" w:type="dxa"/>
            </w:tcMar>
          </w:tcPr>
          <w:p w:rsidR="00000000" w:rsidDel="00000000" w:rsidP="00000000" w:rsidRDefault="00000000" w:rsidRPr="00000000" w14:paraId="0000007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-Sistemas operativos eléctricos</w:t>
            </w:r>
          </w:p>
          <w:p w:rsidR="00000000" w:rsidDel="00000000" w:rsidP="00000000" w:rsidRDefault="00000000" w:rsidRPr="00000000" w14:paraId="0000007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-Energía</w:t>
            </w:r>
          </w:p>
          <w:p w:rsidR="00000000" w:rsidDel="00000000" w:rsidP="00000000" w:rsidRDefault="00000000" w:rsidRPr="00000000" w14:paraId="0000007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-Calidad</w:t>
            </w:r>
          </w:p>
          <w:p w:rsidR="00000000" w:rsidDel="00000000" w:rsidP="00000000" w:rsidRDefault="00000000" w:rsidRPr="00000000" w14:paraId="0000007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-Suministros</w:t>
            </w:r>
          </w:p>
          <w:p w:rsidR="00000000" w:rsidDel="00000000" w:rsidP="00000000" w:rsidRDefault="00000000" w:rsidRPr="00000000" w14:paraId="0000007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 eléctrica</w:t>
            </w:r>
          </w:p>
          <w:p w:rsidR="00000000" w:rsidDel="00000000" w:rsidP="00000000" w:rsidRDefault="00000000" w:rsidRPr="00000000" w14:paraId="0000007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-Sistemas de información</w:t>
            </w:r>
          </w:p>
          <w:p w:rsidR="00000000" w:rsidDel="00000000" w:rsidP="00000000" w:rsidRDefault="00000000" w:rsidRPr="00000000" w14:paraId="0000007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-Mercado eléctrico</w:t>
            </w:r>
          </w:p>
          <w:p w:rsidR="00000000" w:rsidDel="00000000" w:rsidP="00000000" w:rsidRDefault="00000000" w:rsidRPr="00000000" w14:paraId="0000007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-Sistemas de información empresarial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rPr/>
            </w:pPr>
            <w:sdt>
              <w:sdtPr>
                <w:tag w:val="goog_rdk_9"/>
              </w:sdtPr>
              <w:sdtContent>
                <w:commentRangeStart w:id="5"/>
              </w:sdtContent>
            </w:sdt>
            <w:commentRangeEnd w:id="5"/>
            <w:r w:rsidDel="00000000" w:rsidR="00000000" w:rsidRPr="00000000">
              <w:commentReference w:id="5"/>
            </w:r>
            <w:r w:rsidDel="00000000" w:rsidR="00000000" w:rsidRPr="00000000">
              <w:rPr>
                <w:rtl w:val="0"/>
              </w:rPr>
              <w:t xml:space="preserve">      </w:t>
            </w:r>
            <w:sdt>
              <w:sdtPr>
                <w:tag w:val="goog_rdk_10"/>
              </w:sdtPr>
              <w:sdtContent>
                <w:commentRangeStart w:id="6"/>
              </w:sdtContent>
            </w:sdt>
            <w:r w:rsidDel="00000000" w:rsidR="00000000" w:rsidRPr="00000000">
              <w:rPr/>
              <w:drawing>
                <wp:inline distB="0" distT="0" distL="0" distR="0">
                  <wp:extent cx="2124075" cy="600075"/>
                  <wp:effectExtent b="0" l="0" r="0" t="0"/>
                  <wp:docPr id="370" name="image38.jpg"/>
                  <a:graphic>
                    <a:graphicData uri="http://schemas.openxmlformats.org/drawingml/2006/picture">
                      <pic:pic>
                        <pic:nvPicPr>
                          <pic:cNvPr id="0" name="image38.jpg"/>
                          <pic:cNvPicPr preferRelativeResize="0"/>
                        </pic:nvPicPr>
                        <pic:blipFill>
                          <a:blip r:embed="rId12"/>
                          <a:srcRect b="0" l="0" r="0" t="0"/>
                          <a:stretch>
                            <a:fillRect/>
                          </a:stretch>
                        </pic:blipFill>
                        <pic:spPr>
                          <a:xfrm>
                            <a:off x="0" y="0"/>
                            <a:ext cx="2124075" cy="60007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2">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realizar una correcta instalación y montaje del sistema eléctrico de una infraestructura de tecnología informática (TI) es fundamental conocer los conceptos básicos acerca de los tipos de magnitudes que posee un sistema eléctrico y su relación con la simbología técnica. </w:t>
            </w:r>
          </w:p>
          <w:p w:rsidR="00000000" w:rsidDel="00000000" w:rsidP="00000000" w:rsidRDefault="00000000" w:rsidRPr="00000000" w14:paraId="00000083">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partir de esta familiarización conceptual se hace más fácil el manejo de los equipos que cumplen con la función y la normativa para realizar las mediciones de las unidades y magnitudes de tensión y verificar así el funcionamiento de los circuitos eléctricos en sistemas de cableado estructurado según el plan de pruebas establecido.</w:t>
            </w:r>
          </w:p>
          <w:p w:rsidR="00000000" w:rsidDel="00000000" w:rsidP="00000000" w:rsidRDefault="00000000" w:rsidRPr="00000000" w14:paraId="00000085">
            <w:pPr>
              <w:spacing w:line="276" w:lineRule="auto"/>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-Instalaci</w:t>
            </w:r>
            <w:r w:rsidDel="00000000" w:rsidR="00000000" w:rsidRPr="00000000">
              <w:rPr>
                <w:rFonts w:ascii="Arial" w:cs="Arial" w:eastAsia="Arial" w:hAnsi="Arial"/>
                <w:sz w:val="22"/>
                <w:szCs w:val="22"/>
                <w:highlight w:val="white"/>
                <w:rtl w:val="0"/>
              </w:rPr>
              <w:t xml:space="preserve">ó</w:t>
            </w:r>
            <w:r w:rsidDel="00000000" w:rsidR="00000000" w:rsidRPr="00000000">
              <w:rPr>
                <w:rFonts w:ascii="Arial" w:cs="Arial" w:eastAsia="Arial" w:hAnsi="Arial"/>
                <w:sz w:val="22"/>
                <w:szCs w:val="22"/>
                <w:rtl w:val="0"/>
              </w:rPr>
              <w:t xml:space="preserve">n</w:t>
            </w:r>
          </w:p>
          <w:p w:rsidR="00000000" w:rsidDel="00000000" w:rsidP="00000000" w:rsidRDefault="00000000" w:rsidRPr="00000000" w14:paraId="0000008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-Montaje eléctrico</w:t>
            </w:r>
          </w:p>
          <w:p w:rsidR="00000000" w:rsidDel="00000000" w:rsidP="00000000" w:rsidRDefault="00000000" w:rsidRPr="00000000" w14:paraId="0000008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-Simbología técnica</w:t>
            </w:r>
          </w:p>
          <w:p w:rsidR="00000000" w:rsidDel="00000000" w:rsidP="00000000" w:rsidRDefault="00000000" w:rsidRPr="00000000" w14:paraId="0000008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-Magnitudes</w:t>
            </w:r>
          </w:p>
          <w:p w:rsidR="00000000" w:rsidDel="00000000" w:rsidP="00000000" w:rsidRDefault="00000000" w:rsidRPr="00000000" w14:paraId="0000008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-Equipos</w:t>
            </w:r>
          </w:p>
          <w:p w:rsidR="00000000" w:rsidDel="00000000" w:rsidP="00000000" w:rsidRDefault="00000000" w:rsidRPr="00000000" w14:paraId="0000008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-Unidades</w:t>
            </w:r>
          </w:p>
          <w:p w:rsidR="00000000" w:rsidDel="00000000" w:rsidP="00000000" w:rsidRDefault="00000000" w:rsidRPr="00000000" w14:paraId="0000008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-Circuitos eléctricos</w:t>
            </w:r>
          </w:p>
          <w:p w:rsidR="00000000" w:rsidDel="00000000" w:rsidP="00000000" w:rsidRDefault="00000000" w:rsidRPr="00000000" w14:paraId="0000008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-Cableado</w:t>
            </w:r>
          </w:p>
          <w:p w:rsidR="00000000" w:rsidDel="00000000" w:rsidP="00000000" w:rsidRDefault="00000000" w:rsidRPr="00000000" w14:paraId="0000008E">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widowControl w:val="0"/>
              <w:rPr>
                <w:rFonts w:ascii="Arial" w:cs="Arial" w:eastAsia="Arial" w:hAnsi="Arial"/>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rPr/>
            </w:pPr>
            <w:sdt>
              <w:sdtPr>
                <w:tag w:val="goog_rdk_11"/>
              </w:sdtPr>
              <w:sdtContent>
                <w:commentRangeStart w:id="7"/>
              </w:sdtContent>
            </w:sdt>
            <w:r w:rsidDel="00000000" w:rsidR="00000000" w:rsidRPr="00000000">
              <w:rPr/>
              <w:drawing>
                <wp:inline distB="0" distT="0" distL="0" distR="0">
                  <wp:extent cx="2124075" cy="2124075"/>
                  <wp:effectExtent b="0" l="0" r="0" t="0"/>
                  <wp:docPr descr="Señal de precaución sobre negro" id="369" name="image23.jpg"/>
                  <a:graphic>
                    <a:graphicData uri="http://schemas.openxmlformats.org/drawingml/2006/picture">
                      <pic:pic>
                        <pic:nvPicPr>
                          <pic:cNvPr descr="Señal de precaución sobre negro" id="0" name="image23.jpg"/>
                          <pic:cNvPicPr preferRelativeResize="0"/>
                        </pic:nvPicPr>
                        <pic:blipFill>
                          <a:blip r:embed="rId13"/>
                          <a:srcRect b="0" l="0" r="0" t="0"/>
                          <a:stretch>
                            <a:fillRect/>
                          </a:stretch>
                        </pic:blipFill>
                        <pic:spPr>
                          <a:xfrm>
                            <a:off x="0" y="0"/>
                            <a:ext cx="2124075" cy="212407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2">
            <w:pPr>
              <w:widowControl w:val="0"/>
              <w:rPr/>
            </w:pPr>
            <w:r w:rsidDel="00000000" w:rsidR="00000000" w:rsidRPr="00000000">
              <w:rPr>
                <w:rtl w:val="0"/>
              </w:rPr>
            </w:r>
          </w:p>
          <w:p w:rsidR="00000000" w:rsidDel="00000000" w:rsidP="00000000" w:rsidRDefault="00000000" w:rsidRPr="00000000" w14:paraId="0000009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protección de las personas y el lugar en donde se realizan las instalaciones es vital, por eso se debe verificar la presencia de algún tipo de corriente de fuga, descargas atmosféricas como rayos o la entrada de energía dañina en el suelo. Si esta gestión se realiza de forma deliberada, sin las precauciones del caso, se podrían presentar muchos accidentes.</w:t>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w:t>
            </w:r>
            <w:r w:rsidDel="00000000" w:rsidR="00000000" w:rsidRPr="00000000">
              <w:rPr>
                <w:rFonts w:ascii="Arial" w:cs="Arial" w:eastAsia="Arial" w:hAnsi="Arial"/>
                <w:sz w:val="22"/>
                <w:szCs w:val="22"/>
                <w:rtl w:val="0"/>
              </w:rPr>
              <w:t xml:space="preserve">Protecci</w:t>
            </w:r>
            <w:r w:rsidDel="00000000" w:rsidR="00000000" w:rsidRPr="00000000">
              <w:rPr>
                <w:rFonts w:ascii="Arial" w:cs="Arial" w:eastAsia="Arial" w:hAnsi="Arial"/>
                <w:sz w:val="22"/>
                <w:szCs w:val="22"/>
                <w:highlight w:val="white"/>
                <w:rtl w:val="0"/>
              </w:rPr>
              <w:t xml:space="preserve">ó</w:t>
            </w:r>
            <w:r w:rsidDel="00000000" w:rsidR="00000000" w:rsidRPr="00000000">
              <w:rPr>
                <w:rFonts w:ascii="Arial" w:cs="Arial" w:eastAsia="Arial" w:hAnsi="Arial"/>
                <w:sz w:val="22"/>
                <w:szCs w:val="22"/>
                <w:rtl w:val="0"/>
              </w:rPr>
              <w:t xml:space="preserve">n</w:t>
            </w:r>
          </w:p>
          <w:p w:rsidR="00000000" w:rsidDel="00000000" w:rsidP="00000000" w:rsidRDefault="00000000" w:rsidRPr="00000000" w14:paraId="0000009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-Instalaciones</w:t>
            </w:r>
          </w:p>
          <w:p w:rsidR="00000000" w:rsidDel="00000000" w:rsidP="00000000" w:rsidRDefault="00000000" w:rsidRPr="00000000" w14:paraId="0000009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-Corriente</w:t>
            </w:r>
          </w:p>
          <w:p w:rsidR="00000000" w:rsidDel="00000000" w:rsidP="00000000" w:rsidRDefault="00000000" w:rsidRPr="00000000" w14:paraId="0000009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-Fuga</w:t>
            </w:r>
          </w:p>
          <w:p w:rsidR="00000000" w:rsidDel="00000000" w:rsidP="00000000" w:rsidRDefault="00000000" w:rsidRPr="00000000" w14:paraId="0000009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-Descarga</w:t>
            </w:r>
          </w:p>
          <w:p w:rsidR="00000000" w:rsidDel="00000000" w:rsidP="00000000" w:rsidRDefault="00000000" w:rsidRPr="00000000" w14:paraId="0000009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-Accidentes</w:t>
            </w:r>
          </w:p>
          <w:p w:rsidR="00000000" w:rsidDel="00000000" w:rsidP="00000000" w:rsidRDefault="00000000" w:rsidRPr="00000000" w14:paraId="0000009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-Precaución</w:t>
            </w:r>
          </w:p>
          <w:p w:rsidR="00000000" w:rsidDel="00000000" w:rsidP="00000000" w:rsidRDefault="00000000" w:rsidRPr="00000000" w14:paraId="0000009F">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0">
            <w:pPr>
              <w:widowControl w:val="0"/>
              <w:rPr>
                <w:rFonts w:ascii="Arial" w:cs="Arial" w:eastAsia="Arial" w:hAnsi="Arial"/>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A2">
            <w:pPr>
              <w:jc w:val="center"/>
              <w:rPr/>
            </w:pPr>
            <w:r w:rsidDel="00000000" w:rsidR="00000000" w:rsidRPr="00000000">
              <w:rPr>
                <w:rtl w:val="0"/>
              </w:rPr>
              <w:br w:type="textWrapping"/>
            </w:r>
            <w:sdt>
              <w:sdtPr>
                <w:tag w:val="goog_rdk_12"/>
              </w:sdtPr>
              <w:sdtContent>
                <w:commentRangeStart w:id="8"/>
              </w:sdtContent>
            </w:sdt>
            <w:r w:rsidDel="00000000" w:rsidR="00000000" w:rsidRPr="00000000">
              <w:rPr/>
              <w:drawing>
                <wp:inline distB="0" distT="0" distL="0" distR="0">
                  <wp:extent cx="2124075" cy="1029335"/>
                  <wp:effectExtent b="0" l="0" r="0" t="0"/>
                  <wp:docPr descr="Foto protocolo de seguridad de covid19 en la construcción empresarial y prevención del concepto de virus arquitecta ingeniera asiática confiada con máscara facial y casco que muestra el pulgar garantiza la calidad del edificio" id="372" name="image16.jpg"/>
                  <a:graphic>
                    <a:graphicData uri="http://schemas.openxmlformats.org/drawingml/2006/picture">
                      <pic:pic>
                        <pic:nvPicPr>
                          <pic:cNvPr descr="Foto protocolo de seguridad de covid19 en la construcción empresarial y prevención del concepto de virus arquitecta ingeniera asiática confiada con máscara facial y casco que muestra el pulgar garantiza la calidad del edificio" id="0" name="image16.jpg"/>
                          <pic:cNvPicPr preferRelativeResize="0"/>
                        </pic:nvPicPr>
                        <pic:blipFill>
                          <a:blip r:embed="rId14"/>
                          <a:srcRect b="0" l="0" r="0" t="0"/>
                          <a:stretch>
                            <a:fillRect/>
                          </a:stretch>
                        </pic:blipFill>
                        <pic:spPr>
                          <a:xfrm>
                            <a:off x="0" y="0"/>
                            <a:ext cx="2124075" cy="102933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ende, este componente formativo hace énfasis en la importancia de profundizar en el Código técnico para las instalaciones eléctricas y su normativa vigente, ya que a partir de él, y según la norma de gestión de calidad, es posible entender la participación de los principales organismos que conforman los parámetros para la certificación de las competencias y permiten así la inspección del sistema eléctrico en su totalidad.</w:t>
            </w:r>
          </w:p>
          <w:p w:rsidR="00000000" w:rsidDel="00000000" w:rsidP="00000000" w:rsidRDefault="00000000" w:rsidRPr="00000000" w14:paraId="000000A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Le invitamos ahora a adentrarse en este aprendizaje y a transitar por las generalidades y especificidades de la instalación y montaje del sistema eléctrico de una infraestructura de tecnología informática (TI).</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-Protocolo</w:t>
            </w:r>
          </w:p>
          <w:p w:rsidR="00000000" w:rsidDel="00000000" w:rsidP="00000000" w:rsidRDefault="00000000" w:rsidRPr="00000000" w14:paraId="000000AA">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-Sensibilización</w:t>
            </w:r>
          </w:p>
          <w:p w:rsidR="00000000" w:rsidDel="00000000" w:rsidP="00000000" w:rsidRDefault="00000000" w:rsidRPr="00000000" w14:paraId="000000AB">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-Concientización</w:t>
            </w:r>
          </w:p>
          <w:p w:rsidR="00000000" w:rsidDel="00000000" w:rsidP="00000000" w:rsidRDefault="00000000" w:rsidRPr="00000000" w14:paraId="000000AC">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-Código técnico</w:t>
            </w:r>
          </w:p>
          <w:p w:rsidR="00000000" w:rsidDel="00000000" w:rsidP="00000000" w:rsidRDefault="00000000" w:rsidRPr="00000000" w14:paraId="000000AD">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-Norma de gestión de calidad</w:t>
            </w:r>
          </w:p>
          <w:p w:rsidR="00000000" w:rsidDel="00000000" w:rsidP="00000000" w:rsidRDefault="00000000" w:rsidRPr="00000000" w14:paraId="000000AE">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-Certificación</w:t>
            </w:r>
          </w:p>
          <w:p w:rsidR="00000000" w:rsidDel="00000000" w:rsidP="00000000" w:rsidRDefault="00000000" w:rsidRPr="00000000" w14:paraId="000000AF">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-inspección</w:t>
            </w:r>
          </w:p>
        </w:tc>
      </w:tr>
    </w:tbl>
    <w:p w:rsidR="00000000" w:rsidDel="00000000" w:rsidP="00000000" w:rsidRDefault="00000000" w:rsidRPr="00000000" w14:paraId="000000B0">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1">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B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Protocolo de empresas</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2"/>
          <w:szCs w:val="22"/>
        </w:rPr>
      </w:pPr>
      <w:r w:rsidDel="00000000" w:rsidR="00000000" w:rsidRPr="00000000">
        <w:rPr>
          <w:rtl w:val="0"/>
        </w:rPr>
      </w:r>
    </w:p>
    <w:tbl>
      <w:tblPr>
        <w:tblStyle w:val="Table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B7">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Colombia, el Icontec, basado en el documento correspondiente a la norma de la NFPA (Asociación Nacional de Protección Contra Incendios), que es la máxima autoridad de incendios de los Estados Unidos de América, escribió y adaptó la Norma Técnica Colombiana NTC 2050, la cual, rige todo el mantenimiento y las instalaciones eléctricas que se deben aplicar en el país. Esta norma o </w:t>
            </w:r>
            <w:r w:rsidDel="00000000" w:rsidR="00000000" w:rsidRPr="00000000">
              <w:rPr>
                <w:rFonts w:ascii="Arial" w:cs="Arial" w:eastAsia="Arial" w:hAnsi="Arial"/>
                <w:i w:val="1"/>
                <w:color w:val="000000"/>
                <w:sz w:val="22"/>
                <w:szCs w:val="22"/>
                <w:rtl w:val="0"/>
              </w:rPr>
              <w:t xml:space="preserve">Código eléctrico colombiano</w:t>
            </w:r>
            <w:r w:rsidDel="00000000" w:rsidR="00000000" w:rsidRPr="00000000">
              <w:rPr>
                <w:rFonts w:ascii="Arial" w:cs="Arial" w:eastAsia="Arial" w:hAnsi="Arial"/>
                <w:color w:val="000000"/>
                <w:sz w:val="22"/>
                <w:szCs w:val="22"/>
                <w:rtl w:val="0"/>
              </w:rPr>
              <w:t xml:space="preserve"> refiere e indica el modelo de respuesta a las necesidades nacionales en aspectos de seguridad para las instalaciones eléctricas, el cual garantiza el uso seguro y confiable.</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rFonts w:ascii="ArialMT" w:cs="ArialMT" w:eastAsia="ArialMT" w:hAnsi="ArialMT"/>
                <w:color w:val="000000"/>
                <w:sz w:val="22"/>
                <w:szCs w:val="22"/>
              </w:rPr>
            </w:pPr>
            <w:r w:rsidDel="00000000" w:rsidR="00000000" w:rsidRPr="00000000">
              <w:rPr>
                <w:rFonts w:ascii="Arial" w:cs="Arial" w:eastAsia="Arial" w:hAnsi="Arial"/>
                <w:color w:val="000000"/>
                <w:sz w:val="22"/>
                <w:szCs w:val="22"/>
                <w:rtl w:val="0"/>
              </w:rPr>
              <w:t xml:space="preserve">Los requisitos presentados en este código propenden por el uso eficiente de la energía, obedeciendo a la necesidad de preservar sus fuentes como uno de los objetivos medioambientales que se deben lograr para evitar el agotamiento de los recursos naturales.</w:t>
            </w:r>
            <w:r w:rsidDel="00000000" w:rsidR="00000000" w:rsidRPr="00000000">
              <w:rPr>
                <w:rtl w:val="0"/>
              </w:rPr>
            </w:r>
          </w:p>
        </w:tc>
      </w:tr>
    </w:tbl>
    <w:p w:rsidR="00000000" w:rsidDel="00000000" w:rsidP="00000000" w:rsidRDefault="00000000" w:rsidRPr="00000000" w14:paraId="000000BB">
      <w:pPr>
        <w:rPr>
          <w:rFonts w:ascii="Arial" w:cs="Arial" w:eastAsia="Arial" w:hAnsi="Arial"/>
          <w:color w:val="161616"/>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BD">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Sin lugar a dudas, el </w:t>
            </w:r>
            <w:r w:rsidDel="00000000" w:rsidR="00000000" w:rsidRPr="00000000">
              <w:rPr>
                <w:rFonts w:ascii="Arial" w:cs="Arial" w:eastAsia="Arial" w:hAnsi="Arial"/>
                <w:i w:val="1"/>
                <w:color w:val="000000"/>
                <w:sz w:val="22"/>
                <w:szCs w:val="22"/>
                <w:rtl w:val="0"/>
              </w:rPr>
              <w:t xml:space="preserve">Código eléctrico colombiano</w:t>
            </w:r>
            <w:r w:rsidDel="00000000" w:rsidR="00000000" w:rsidRPr="00000000">
              <w:rPr>
                <w:rFonts w:ascii="Arial" w:cs="Arial" w:eastAsia="Arial" w:hAnsi="Arial"/>
                <w:color w:val="000000"/>
                <w:sz w:val="22"/>
                <w:szCs w:val="22"/>
                <w:rtl w:val="0"/>
              </w:rPr>
              <w:t xml:space="preserve"> (NTC 2050, 2020) es una herramienta fundamental para el sector eléctrico nacional en general y, en particular, para los profesionales y expertos que se desempeñan en esta área ya que establece los requisitos que unos solicitan y otros deben aplicar con el propósito de brindar transparencia en los procesos de contratación y calidad de ejecución de los trabajos, todo enfocado al beneficio de los clientes y los usuarios en todos los niveles.</w:t>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rFonts w:ascii="ArialMT" w:cs="ArialMT" w:eastAsia="ArialMT" w:hAnsi="ArialMT"/>
                <w:color w:val="000000"/>
                <w:sz w:val="22"/>
                <w:szCs w:val="22"/>
              </w:rPr>
            </w:pPr>
            <w:r w:rsidDel="00000000" w:rsidR="00000000" w:rsidRPr="00000000">
              <w:rPr>
                <w:rFonts w:ascii="Arial" w:cs="Arial" w:eastAsia="Arial" w:hAnsi="Arial"/>
                <w:color w:val="000000"/>
                <w:sz w:val="22"/>
                <w:szCs w:val="22"/>
                <w:rtl w:val="0"/>
              </w:rPr>
              <w:t xml:space="preserve">Sin embargo, esta norma es bastante amplia y compleja, de difícil aplicación en el territorio colombiano, por tanto el Ministerio de Minas y Energía, basado en la aplicación de buenas prácticas y con la colaboración y apoyo de profesionales y empresas del sector eléctrico en Colombia, resumió el código y formuló el </w:t>
            </w:r>
            <w:r w:rsidDel="00000000" w:rsidR="00000000" w:rsidRPr="00000000">
              <w:rPr>
                <w:rFonts w:ascii="Arial" w:cs="Arial" w:eastAsia="Arial" w:hAnsi="Arial"/>
                <w:i w:val="1"/>
                <w:color w:val="000000"/>
                <w:sz w:val="22"/>
                <w:szCs w:val="22"/>
                <w:rtl w:val="0"/>
              </w:rPr>
              <w:t xml:space="preserve">Reglamento técnico de instalaciones eléctricas</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 RETIE</w:t>
            </w:r>
            <w:r w:rsidDel="00000000" w:rsidR="00000000" w:rsidRPr="00000000">
              <w:rPr>
                <w:rFonts w:ascii="Arial" w:cs="Arial" w:eastAsia="Arial" w:hAnsi="Arial"/>
                <w:color w:val="000000"/>
                <w:sz w:val="22"/>
                <w:szCs w:val="22"/>
                <w:rtl w:val="0"/>
              </w:rPr>
              <w:t xml:space="preserve"> (2013), que es de obligatorio cumplimiento.</w:t>
            </w:r>
            <w:r w:rsidDel="00000000" w:rsidR="00000000" w:rsidRPr="00000000">
              <w:rPr>
                <w:rFonts w:ascii="ArialMT" w:cs="ArialMT" w:eastAsia="ArialMT" w:hAnsi="ArialMT"/>
                <w:color w:val="000000"/>
                <w:sz w:val="22"/>
                <w:szCs w:val="22"/>
                <w:rtl w:val="0"/>
              </w:rPr>
              <w:t xml:space="preserve"> </w:t>
            </w:r>
          </w:p>
        </w:tc>
      </w:tr>
    </w:tbl>
    <w:p w:rsidR="00000000" w:rsidDel="00000000" w:rsidP="00000000" w:rsidRDefault="00000000" w:rsidRPr="00000000" w14:paraId="000000C1">
      <w:pPr>
        <w:rPr>
          <w:rFonts w:ascii="Arial" w:cs="Arial" w:eastAsia="Arial" w:hAnsi="Arial"/>
          <w:color w:val="161616"/>
          <w:sz w:val="22"/>
          <w:szCs w:val="22"/>
        </w:rPr>
      </w:pPr>
      <w:r w:rsidDel="00000000" w:rsidR="00000000" w:rsidRPr="00000000">
        <w:rPr>
          <w:rtl w:val="0"/>
        </w:rPr>
      </w:r>
    </w:p>
    <w:tbl>
      <w:tblPr>
        <w:tblStyle w:val="Table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C3">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highlight w:val="magenta"/>
              </w:rPr>
            </w:pPr>
            <w:sdt>
              <w:sdtPr>
                <w:tag w:val="goog_rdk_13"/>
              </w:sdtPr>
              <w:sdtContent>
                <w:commentRangeStart w:id="9"/>
              </w:sdtContent>
            </w:sdt>
            <w:r w:rsidDel="00000000" w:rsidR="00000000" w:rsidRPr="00000000">
              <w:rPr>
                <w:rFonts w:ascii="Arial" w:cs="Arial" w:eastAsia="Arial" w:hAnsi="Arial"/>
                <w:color w:val="000000"/>
                <w:sz w:val="22"/>
                <w:szCs w:val="22"/>
                <w:highlight w:val="magenta"/>
                <w:rtl w:val="0"/>
              </w:rPr>
              <w:t xml:space="preserve">Acordeón tipo 1</w:t>
            </w:r>
            <w:commentRangeEnd w:id="9"/>
            <w:r w:rsidDel="00000000" w:rsidR="00000000" w:rsidRPr="00000000">
              <w:commentReference w:id="9"/>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el </w:t>
            </w:r>
            <w:r w:rsidDel="00000000" w:rsidR="00000000" w:rsidRPr="00000000">
              <w:rPr>
                <w:rFonts w:ascii="Arial" w:cs="Arial" w:eastAsia="Arial" w:hAnsi="Arial"/>
                <w:i w:val="1"/>
                <w:color w:val="000000"/>
                <w:sz w:val="22"/>
                <w:szCs w:val="22"/>
                <w:rtl w:val="0"/>
              </w:rPr>
              <w:t xml:space="preserve">Reglamento técnico de instalaciones eléctricas – RETIE</w:t>
            </w:r>
            <w:r w:rsidDel="00000000" w:rsidR="00000000" w:rsidRPr="00000000">
              <w:rPr>
                <w:rFonts w:ascii="Arial" w:cs="Arial" w:eastAsia="Arial" w:hAnsi="Arial"/>
                <w:color w:val="000000"/>
                <w:sz w:val="22"/>
                <w:szCs w:val="22"/>
                <w:rtl w:val="0"/>
              </w:rPr>
              <w:t xml:space="preserve"> se establecen los requisitos que garantizan los objetivos legítimos de protección contra los riesgos de origen eléctrico. Para esto se han recopilado los preceptos esenciales que definen el ámbito de aplicación y las características básicas de las instalaciones eléctricas, así como algunos requisitos que pueden incidir en las relaciones entre las personas que interactúan con las instalaciones eléctricas, el servicio y los usuarios de la electricidad.</w:t>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En el contenido de dicho documento también podemos encontrar principalmente los parámetros a tener en cuenta y los capítulos fundamentales de cumplimiento obligatorio: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7">
            <w:pPr>
              <w:widowControl w:val="0"/>
              <w:jc w:val="center"/>
              <w:rPr>
                <w:rFonts w:ascii="Arial" w:cs="Arial" w:eastAsia="Arial" w:hAnsi="Arial"/>
                <w:sz w:val="22"/>
                <w:szCs w:val="22"/>
              </w:rPr>
            </w:pPr>
            <w:r w:rsidDel="00000000" w:rsidR="00000000" w:rsidRPr="00000000">
              <w:rPr>
                <w:rtl w:val="0"/>
              </w:rPr>
              <w:t xml:space="preserve">     </w:t>
            </w:r>
            <w:sdt>
              <w:sdtPr>
                <w:tag w:val="goog_rdk_14"/>
              </w:sdtPr>
              <w:sdtContent>
                <w:commentRangeStart w:id="10"/>
              </w:sdtContent>
            </w:sdt>
            <w:r w:rsidDel="00000000" w:rsidR="00000000" w:rsidRPr="00000000">
              <w:rPr>
                <w:rFonts w:ascii="Arial" w:cs="Arial" w:eastAsia="Arial" w:hAnsi="Arial"/>
                <w:sz w:val="22"/>
                <w:szCs w:val="22"/>
              </w:rPr>
              <w:drawing>
                <wp:inline distB="0" distT="0" distL="0" distR="0">
                  <wp:extent cx="1461864" cy="1640665"/>
                  <wp:effectExtent b="0" l="0" r="0" t="0"/>
                  <wp:docPr descr="Libros y Reglamentos Técnicos – orvisa" id="371" name="image17.png"/>
                  <a:graphic>
                    <a:graphicData uri="http://schemas.openxmlformats.org/drawingml/2006/picture">
                      <pic:pic>
                        <pic:nvPicPr>
                          <pic:cNvPr descr="Libros y Reglamentos Técnicos – orvisa" id="0" name="image17.png"/>
                          <pic:cNvPicPr preferRelativeResize="0"/>
                        </pic:nvPicPr>
                        <pic:blipFill>
                          <a:blip r:embed="rId15"/>
                          <a:srcRect b="0" l="0" r="0" t="0"/>
                          <a:stretch>
                            <a:fillRect/>
                          </a:stretch>
                        </pic:blipFill>
                        <pic:spPr>
                          <a:xfrm>
                            <a:off x="0" y="0"/>
                            <a:ext cx="1461864" cy="164066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8">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parámetros más importantes que deben ser tenidos en cuenta al momento de diseñar, construir, mantener y modificar una instalación eléctrica en Colombia de la manera más segura posible ―algunos los conocen como normas de electricidad en Colombia―. Si bien este RETIE no se trata de una guía de diseño eléctrico, ya que esta labor debe ser llevada a cabo por personal competente que ponga en práctica los cálculos e ingeniería necesaria según lo establecido en él, es importante tener en cuenta que este es de “obligatorio” cumplimiento en el país.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obligatorio cumplimiento de los primeros siete capítulos del </w:t>
            </w:r>
            <w:r w:rsidDel="00000000" w:rsidR="00000000" w:rsidRPr="00000000">
              <w:rPr>
                <w:rFonts w:ascii="Arial" w:cs="Arial" w:eastAsia="Arial" w:hAnsi="Arial"/>
                <w:i w:val="1"/>
                <w:color w:val="000000"/>
                <w:sz w:val="22"/>
                <w:szCs w:val="22"/>
                <w:rtl w:val="0"/>
              </w:rPr>
              <w:t xml:space="preserve">Código eléctrico colombiano</w:t>
            </w:r>
            <w:r w:rsidDel="00000000" w:rsidR="00000000" w:rsidRPr="00000000">
              <w:rPr>
                <w:rFonts w:ascii="Arial" w:cs="Arial" w:eastAsia="Arial" w:hAnsi="Arial"/>
                <w:color w:val="000000"/>
                <w:sz w:val="22"/>
                <w:szCs w:val="22"/>
                <w:rtl w:val="0"/>
              </w:rPr>
              <w:t xml:space="preserve"> NTC 2050 (también conocidos como normas del RETIE</w:t>
            </w:r>
            <w:r w:rsidDel="00000000" w:rsidR="00000000" w:rsidRPr="00000000">
              <w:rPr>
                <w:rFonts w:ascii="Arial" w:cs="Arial" w:eastAsia="Arial" w:hAnsi="Arial"/>
                <w:i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mediante el artículo 27.1 «Aplicación de normas técnicas». </w:t>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edición de 1996 de la especificación NFPA 70, la primera actualización del 25 de noviembre de 1998 y la NTC 2050 (</w:t>
            </w:r>
            <w:r w:rsidDel="00000000" w:rsidR="00000000" w:rsidRPr="00000000">
              <w:rPr>
                <w:rFonts w:ascii="Arial" w:cs="Arial" w:eastAsia="Arial" w:hAnsi="Arial"/>
                <w:i w:val="1"/>
                <w:color w:val="000000"/>
                <w:sz w:val="22"/>
                <w:szCs w:val="22"/>
                <w:rtl w:val="0"/>
              </w:rPr>
              <w:t xml:space="preserve">Código eléctrico colombiano</w:t>
            </w:r>
            <w:r w:rsidDel="00000000" w:rsidR="00000000" w:rsidRPr="00000000">
              <w:rPr>
                <w:rFonts w:ascii="Arial" w:cs="Arial" w:eastAsia="Arial" w:hAnsi="Arial"/>
                <w:color w:val="000000"/>
                <w:sz w:val="22"/>
                <w:szCs w:val="22"/>
                <w:rtl w:val="0"/>
              </w:rPr>
              <w:t xml:space="preserve">) fueron parte del enfoque que debe tener la especificación para el uso de energía eléctrica, incluyendo sus primeros siete capítulos de aplicación obligatoria.</w:t>
            </w:r>
            <w:r w:rsidDel="00000000" w:rsidR="00000000" w:rsidRPr="00000000">
              <w:rPr>
                <w:rFonts w:ascii="Arial" w:cs="Arial" w:eastAsia="Arial" w:hAnsi="Arial"/>
                <w:color w:val="999999"/>
                <w:sz w:val="22"/>
                <w:szCs w:val="22"/>
                <w:rtl w:val="0"/>
              </w:rPr>
              <w:t xml:space="preserve"> </w:t>
            </w:r>
            <w:r w:rsidDel="00000000" w:rsidR="00000000" w:rsidRPr="00000000">
              <w:rPr>
                <w:rtl w:val="0"/>
              </w:rPr>
            </w:r>
          </w:p>
        </w:tc>
      </w:tr>
    </w:tbl>
    <w:p w:rsidR="00000000" w:rsidDel="00000000" w:rsidP="00000000" w:rsidRDefault="00000000" w:rsidRPr="00000000" w14:paraId="000000CF">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sdt>
      <w:sdtPr>
        <w:tag w:val="goog_rdk_15"/>
      </w:sdtPr>
      <w:sdtContent>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Change w:author="Manuela Herrera" w:id="2" w:date="2023-02-10T18:56:00Z">
                <w:rPr>
                  <w:rFonts w:ascii="Arial" w:cs="Arial" w:eastAsia="Arial" w:hAnsi="Arial"/>
                  <w:b w:val="1"/>
                  <w:i w:val="0"/>
                  <w:smallCaps w:val="0"/>
                  <w:strike w:val="0"/>
                  <w:color w:val="000000"/>
                  <w:sz w:val="22"/>
                  <w:szCs w:val="22"/>
                  <w:u w:val="none"/>
                  <w:shd w:fill="auto" w:val="clear"/>
                  <w:vertAlign w:val="baseline"/>
                </w:rPr>
              </w:rPrChange>
            </w:rPr>
            <w:pPrChange w:author="Manuela Herrera" w:id="0" w:date="2023-02-10T18:56:00Z">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pPr>
            </w:pPrChange>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Verificación de empresas</w:t>
          </w:r>
        </w:p>
      </w:sdtContent>
    </w:sdt>
    <w:p w:rsidR="00000000" w:rsidDel="00000000" w:rsidP="00000000" w:rsidRDefault="00000000" w:rsidRPr="00000000" w14:paraId="000000D1">
      <w:pPr>
        <w:rPr>
          <w:b w:val="1"/>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3">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Para realizar la implementación del reglamento técnico RETIE se debe acudir a profesionales calificados y certificados en la norma, con el fin de garantizar un proceso de conocimiento y de transparencia en su aplicación, segura y confiable, para no incurrir a futuro en sanciones por los entes de vigilancia y control.</w:t>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Todo montaje eléctrico debe contar con la certificación plena, la cual valida el lleno de los requisitos establecidos en el RETIE 2013 a partir de la declaración de cumplimiento suscrita por el profesional competente responsable de la construcción de la instalación, declaración que está acompañada del aval de cumplimiento mediante un dictamen de inspección y previa realización y comprobación efectuada por inspector(es) de un organismo debidamente acreditado.</w:t>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Por lo tanto, requieren certificación plena, y por ende declaración de cumplimiento más dictamen de inspección, las siguientes instalaciones construidas, ampliadas o remodeladas en la vigencia del RETIE:</w:t>
            </w:r>
          </w:p>
          <w:p w:rsidR="00000000" w:rsidDel="00000000" w:rsidP="00000000" w:rsidRDefault="00000000" w:rsidRPr="00000000" w14:paraId="000000D7">
            <w:pPr>
              <w:numPr>
                <w:ilvl w:val="0"/>
                <w:numId w:val="10"/>
              </w:numPr>
              <w:pBdr>
                <w:top w:space="0" w:sz="0" w:val="nil"/>
                <w:left w:space="0" w:sz="0" w:val="nil"/>
                <w:bottom w:space="0" w:sz="0" w:val="nil"/>
                <w:right w:space="0" w:sz="0" w:val="nil"/>
                <w:between w:space="0" w:sz="0" w:val="nil"/>
              </w:pBdr>
              <w:ind w:left="720" w:hanging="360"/>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Construcciones nuevas</w:t>
            </w:r>
          </w:p>
          <w:p w:rsidR="00000000" w:rsidDel="00000000" w:rsidP="00000000" w:rsidRDefault="00000000" w:rsidRPr="00000000" w14:paraId="000000D8">
            <w:pPr>
              <w:numPr>
                <w:ilvl w:val="0"/>
                <w:numId w:val="10"/>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Ampliaciones y remodelaciones</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D9">
            <w:pPr>
              <w:numPr>
                <w:ilvl w:val="0"/>
                <w:numId w:val="10"/>
              </w:numPr>
              <w:pBdr>
                <w:top w:space="0" w:sz="0" w:val="nil"/>
                <w:left w:space="0" w:sz="0" w:val="nil"/>
                <w:bottom w:space="0" w:sz="0" w:val="nil"/>
                <w:right w:space="0" w:sz="0" w:val="nil"/>
                <w:between w:space="0" w:sz="0" w:val="nil"/>
              </w:pBdr>
              <w:ind w:left="720" w:hanging="360"/>
              <w:jc w:val="both"/>
              <w:rPr>
                <w:rFonts w:ascii="ArialMT" w:cs="ArialMT" w:eastAsia="ArialMT" w:hAnsi="ArialMT"/>
                <w:color w:val="000000"/>
                <w:sz w:val="22"/>
                <w:szCs w:val="22"/>
              </w:rPr>
            </w:pPr>
            <w:sdt>
              <w:sdtPr>
                <w:tag w:val="goog_rdk_16"/>
              </w:sdtPr>
              <w:sdtContent>
                <w:commentRangeStart w:id="11"/>
              </w:sdtContent>
            </w:sdt>
            <w:r w:rsidDel="00000000" w:rsidR="00000000" w:rsidRPr="00000000">
              <w:rPr>
                <w:color w:val="000000"/>
              </w:rPr>
              <w:drawing>
                <wp:inline distB="0" distT="0" distL="0" distR="0">
                  <wp:extent cx="1825115" cy="1224422"/>
                  <wp:effectExtent b="0" l="0" r="0" t="0"/>
                  <wp:docPr descr="Ingeniero de la industria de refinería usando epp en el sitio de construcción de la refinería" id="374" name="image22.jpg"/>
                  <a:graphic>
                    <a:graphicData uri="http://schemas.openxmlformats.org/drawingml/2006/picture">
                      <pic:pic>
                        <pic:nvPicPr>
                          <pic:cNvPr descr="Ingeniero de la industria de refinería usando epp en el sitio de construcción de la refinería" id="0" name="image22.jpg"/>
                          <pic:cNvPicPr preferRelativeResize="0"/>
                        </pic:nvPicPr>
                        <pic:blipFill>
                          <a:blip r:embed="rId16"/>
                          <a:srcRect b="0" l="0" r="0" t="0"/>
                          <a:stretch>
                            <a:fillRect/>
                          </a:stretch>
                        </pic:blipFill>
                        <pic:spPr>
                          <a:xfrm>
                            <a:off x="0" y="0"/>
                            <a:ext cx="1825115" cy="1224422"/>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360" w:firstLine="0"/>
              <w:jc w:val="both"/>
              <w:rPr>
                <w:rFonts w:ascii="ArialMT" w:cs="ArialMT" w:eastAsia="ArialMT" w:hAnsi="ArialMT"/>
                <w:color w:val="000000"/>
                <w:sz w:val="22"/>
                <w:szCs w:val="22"/>
              </w:rPr>
            </w:pPr>
            <w:r w:rsidDel="00000000" w:rsidR="00000000" w:rsidRPr="00000000">
              <w:rPr>
                <w:rFonts w:ascii="Arial" w:cs="Arial" w:eastAsia="Arial" w:hAnsi="Arial"/>
                <w:color w:val="000000"/>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_i8</w:t>
            </w:r>
            <w:r w:rsidDel="00000000" w:rsidR="00000000" w:rsidRPr="00000000">
              <w:rPr>
                <w:rtl w:val="0"/>
              </w:rPr>
            </w:r>
          </w:p>
        </w:tc>
      </w:tr>
    </w:tbl>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color w:val="ff0000"/>
        </w:rPr>
      </w:pPr>
      <w:sdt>
        <w:sdtPr>
          <w:tag w:val="goog_rdk_17"/>
        </w:sdtPr>
        <w:sdtContent>
          <w:commentRangeStart w:id="12"/>
        </w:sdtContent>
      </w:sdt>
      <w:r w:rsidDel="00000000" w:rsidR="00000000" w:rsidRPr="00000000">
        <w:rPr>
          <w:rFonts w:ascii="Roboto" w:cs="Roboto" w:eastAsia="Roboto" w:hAnsi="Roboto"/>
          <w:b w:val="1"/>
          <w:color w:val="ff0000"/>
          <w:highlight w:val="white"/>
          <w:rtl w:val="0"/>
        </w:rPr>
        <w:t xml:space="preserve">Inspección y certificación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F">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E0">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highlight w:val="magenta"/>
              </w:rPr>
            </w:pPr>
            <w:sdt>
              <w:sdtPr>
                <w:tag w:val="goog_rdk_18"/>
              </w:sdtPr>
              <w:sdtContent>
                <w:commentRangeStart w:id="13"/>
              </w:sdtContent>
            </w:sdt>
            <w:r w:rsidDel="00000000" w:rsidR="00000000" w:rsidRPr="00000000">
              <w:rPr>
                <w:rFonts w:ascii="Arial" w:cs="Arial" w:eastAsia="Arial" w:hAnsi="Arial"/>
                <w:color w:val="000000"/>
                <w:sz w:val="22"/>
                <w:szCs w:val="22"/>
                <w:highlight w:val="magenta"/>
                <w:rtl w:val="0"/>
              </w:rPr>
              <w:t xml:space="preserve">Acordeón tipo 2</w:t>
            </w:r>
            <w:commentRangeEnd w:id="13"/>
            <w:r w:rsidDel="00000000" w:rsidR="00000000" w:rsidRPr="00000000">
              <w:commentReference w:id="13"/>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Profundizando en este tema, cuando una empresa solicita la inspección y la certificación de las instalaciones eléctricas, según normatividad y actualización RETIE, estas deben ser dictaminadas por el organismo competente que certifique el cumplimiento de la norma. Dicha certificación estará disponible para consulta a través de la página web del Ministerio de Minas y Energía de Colombia.</w:t>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rFonts w:ascii="ArialMT" w:cs="ArialMT" w:eastAsia="ArialMT" w:hAnsi="ArialMT"/>
                <w:color w:val="000000"/>
                <w:sz w:val="22"/>
                <w:szCs w:val="22"/>
              </w:rPr>
            </w:pPr>
            <w:r w:rsidDel="00000000" w:rsidR="00000000" w:rsidRPr="00000000">
              <w:rPr>
                <w:rFonts w:ascii="Arial" w:cs="Arial" w:eastAsia="Arial" w:hAnsi="Arial"/>
                <w:color w:val="000000"/>
                <w:sz w:val="22"/>
                <w:szCs w:val="22"/>
                <w:rtl w:val="0"/>
              </w:rPr>
              <w:t xml:space="preserve">Para llevar a cabo este proceso de certificación es importante tener en cuenta: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5">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Imagen general que ilustre el tema</w:t>
            </w:r>
          </w:p>
          <w:p w:rsidR="00000000" w:rsidDel="00000000" w:rsidP="00000000" w:rsidRDefault="00000000" w:rsidRPr="00000000" w14:paraId="000000E6">
            <w:pPr>
              <w:widowControl w:val="0"/>
              <w:jc w:val="center"/>
              <w:rPr>
                <w:rFonts w:ascii="Arial" w:cs="Arial" w:eastAsia="Arial" w:hAnsi="Arial"/>
                <w:sz w:val="22"/>
                <w:szCs w:val="22"/>
              </w:rPr>
            </w:pPr>
            <w:r w:rsidDel="00000000" w:rsidR="00000000" w:rsidRPr="00000000">
              <w:rPr>
                <w:rtl w:val="0"/>
              </w:rPr>
              <w:t xml:space="preserve">     </w:t>
            </w:r>
            <w:sdt>
              <w:sdtPr>
                <w:tag w:val="goog_rdk_19"/>
              </w:sdtPr>
              <w:sdtContent>
                <w:commentRangeStart w:id="14"/>
              </w:sdtContent>
            </w:sdt>
            <w:r w:rsidDel="00000000" w:rsidR="00000000" w:rsidRPr="00000000">
              <w:rPr>
                <w:rFonts w:ascii="Arial" w:cs="Arial" w:eastAsia="Arial" w:hAnsi="Arial"/>
                <w:sz w:val="22"/>
                <w:szCs w:val="22"/>
              </w:rPr>
              <w:drawing>
                <wp:inline distB="0" distT="0" distL="0" distR="0">
                  <wp:extent cx="2387831" cy="1513646"/>
                  <wp:effectExtent b="0" l="0" r="0" t="0"/>
                  <wp:docPr id="373"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2387831" cy="1513646"/>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E7">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El Sistema de Información de Certificados de Conformidad (Sicerco) tiene como fin consolidar en un solo sitio los certificados de conformidad expedidos por los organismos evaluadores acreditados por el Organismo Nacional de Acreditación de Colombia (ONAC).</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60"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1"/>
                <w:szCs w:val="21"/>
                <w:rtl w:val="0"/>
              </w:rPr>
              <w:t xml:space="preserve">ONAC es el Organismo Nacional de Acreditación de Colombia y su importancia radica en que genera confianza en los productos y servicios que circulan en el territorio nacional, porque reúne estándares de alta calidad. Ante esta entidad se deben acreditar dichos organismos de inspección, calibración y certificación del manejo de las redes eléctricas, pues son los que hacen la revisión de las redes para aprobar que están bien construidas y que lo hicieron personas calificadas. </w:t>
            </w:r>
            <w:r w:rsidDel="00000000" w:rsidR="00000000" w:rsidRPr="00000000">
              <w:rPr>
                <w:rFonts w:ascii="Arial" w:cs="Arial" w:eastAsia="Arial" w:hAnsi="Arial"/>
                <w:color w:val="ff0000"/>
                <w:sz w:val="22"/>
                <w:szCs w:val="22"/>
                <w:rtl w:val="0"/>
              </w:rPr>
              <w:t xml:space="preserve">Esta competencia debe ser certificada o avalada por un organismo de certificación e inspección de personas, que son acreditadas o reguladas a su vez por la ONAC o por el SENA (entidad certificadora y evaluadora de competencias laborales), en el territorio colombiano.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60"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Se concluye entonces, que la ONAC es el máximo organismo nacional y ente regulador y de acreditación en Colombia, pues avala y certifica a las personas y entidades para el desarrollo de competencias como inspectores RETIE, lo cual permite la ejecución de actividades de inspección, instalación, entre otras. Dicha revisión genera un dictamen que debe ser publicado en la página web del Ministerio de Minas y Energía, esto otorga mayor transparencia en el uso de los recursos, en este caso, la energía.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F">
            <w:pPr>
              <w:widowControl w:val="0"/>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¿Qué busca?</w:t>
            </w:r>
          </w:p>
          <w:p w:rsidR="00000000" w:rsidDel="00000000" w:rsidP="00000000" w:rsidRDefault="00000000" w:rsidRPr="00000000" w14:paraId="000000F0">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 este sistema de información se busca fortalecer las actividades de control y vigilancia de los reglamentos técnicos a cargo de la Superintendencia de Industria y Comercio a través de los certificados de conformidad que emiten los organismos evaluadores de la conformidad, para así garantizar de forma efectiva la protección de los derechos de los consumidores y de los ciudadanos en general.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2">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Toda instalación eléctrica nueva, ampliada o remodelada debe contar con un dictamen de inspección aprobatorio expedido por un organismo acreditado. Este dictamen es requerido por las empresas de servicios públicos para poder energizar la instalación.</w:t>
            </w:r>
            <w:r w:rsidDel="00000000" w:rsidR="00000000" w:rsidRPr="00000000">
              <w:rPr>
                <w:rtl w:val="0"/>
              </w:rPr>
            </w:r>
          </w:p>
        </w:tc>
      </w:tr>
    </w:tbl>
    <w:p w:rsidR="00000000" w:rsidDel="00000000" w:rsidP="00000000" w:rsidRDefault="00000000" w:rsidRPr="00000000" w14:paraId="000000F4">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76" w:lineRule="auto"/>
        <w:rPr>
          <w:rFonts w:ascii="Arial" w:cs="Arial" w:eastAsia="Arial" w:hAnsi="Arial"/>
          <w:b w:val="1"/>
          <w:color w:val="ff0000"/>
          <w:sz w:val="22"/>
          <w:szCs w:val="22"/>
        </w:rPr>
      </w:pPr>
      <w:sdt>
        <w:sdtPr>
          <w:tag w:val="goog_rdk_21"/>
        </w:sdtPr>
        <w:sdtContent>
          <w:del w:author="Manuela Herrera" w:id="3" w:date="2023-02-10T20:53:00Z"/>
          <w:sdt>
            <w:sdtPr>
              <w:tag w:val="goog_rdk_22"/>
            </w:sdtPr>
            <w:sdtContent>
              <w:commentRangeStart w:id="15"/>
            </w:sdtContent>
          </w:sdt>
          <w:del w:author="Manuela Herrera" w:id="3" w:date="2023-02-10T20:53:00Z">
            <w:r w:rsidDel="00000000" w:rsidR="00000000" w:rsidRPr="00000000">
              <w:rPr>
                <w:rFonts w:ascii="Arial" w:cs="Arial" w:eastAsia="Arial" w:hAnsi="Arial"/>
                <w:b w:val="1"/>
                <w:color w:val="ff0000"/>
                <w:sz w:val="22"/>
                <w:szCs w:val="22"/>
                <w:rtl w:val="0"/>
              </w:rPr>
              <w:delText xml:space="preserve">1.2. </w:delText>
            </w:r>
          </w:del>
        </w:sdtContent>
      </w:sdt>
      <w:r w:rsidDel="00000000" w:rsidR="00000000" w:rsidRPr="00000000">
        <w:rPr>
          <w:rFonts w:ascii="Arial" w:cs="Arial" w:eastAsia="Arial" w:hAnsi="Arial"/>
          <w:b w:val="1"/>
          <w:color w:val="ff0000"/>
          <w:sz w:val="22"/>
          <w:szCs w:val="22"/>
          <w:rtl w:val="0"/>
        </w:rPr>
        <w:t xml:space="preserve">Tipos de medición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tbl>
      <w:tblPr>
        <w:tblStyle w:val="Table1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8">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rFonts w:ascii="Arial" w:cs="Arial" w:eastAsia="Arial" w:hAnsi="Arial"/>
                <w:color w:val="ff0000"/>
                <w:sz w:val="22"/>
                <w:szCs w:val="22"/>
              </w:rPr>
            </w:pPr>
            <w:sdt>
              <w:sdtPr>
                <w:tag w:val="goog_rdk_23"/>
              </w:sdtPr>
              <w:sdtContent>
                <w:commentRangeStart w:id="16"/>
              </w:sdtContent>
            </w:sdt>
            <w:r w:rsidDel="00000000" w:rsidR="00000000" w:rsidRPr="00000000">
              <w:rPr>
                <w:rFonts w:ascii="Arial" w:cs="Arial" w:eastAsia="Arial" w:hAnsi="Arial"/>
                <w:color w:val="ff0000"/>
                <w:sz w:val="22"/>
                <w:szCs w:val="22"/>
                <w:rtl w:val="0"/>
              </w:rPr>
              <w:t xml:space="preserve">Es fundamental tener claros algunos aspectos para poder realizar un trabajo eficaz en una instalación eléctrica como son las magnitudes eléctricas, métodos de medición y unidad de medida, los cuales se exponen a continuación</w:t>
            </w:r>
            <w:commentRangeEnd w:id="16"/>
            <w:r w:rsidDel="00000000" w:rsidR="00000000" w:rsidRPr="00000000">
              <w:commentReference w:id="16"/>
            </w:r>
            <w:r w:rsidDel="00000000" w:rsidR="00000000" w:rsidRPr="00000000">
              <w:rPr>
                <w:rFonts w:ascii="Arial" w:cs="Arial" w:eastAsia="Arial" w:hAnsi="Arial"/>
                <w:color w:val="ff0000"/>
                <w:sz w:val="22"/>
                <w:szCs w:val="22"/>
                <w:rtl w:val="0"/>
              </w:rPr>
              <w:t xml:space="preserve">:</w:t>
            </w:r>
          </w:p>
        </w:tc>
      </w:tr>
    </w:tbl>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color w:val="ff0000"/>
        </w:rPr>
      </w:pPr>
      <w:sdt>
        <w:sdtPr>
          <w:tag w:val="goog_rdk_24"/>
        </w:sdtPr>
        <w:sdtContent>
          <w:commentRangeStart w:id="17"/>
        </w:sdtContent>
      </w:sdt>
      <w:r w:rsidDel="00000000" w:rsidR="00000000" w:rsidRPr="00000000">
        <w:rPr>
          <w:rFonts w:ascii="Arial" w:cs="Arial" w:eastAsia="Arial" w:hAnsi="Arial"/>
          <w:b w:val="1"/>
          <w:color w:val="ff0000"/>
          <w:sz w:val="22"/>
          <w:szCs w:val="22"/>
          <w:rtl w:val="0"/>
        </w:rPr>
        <w:t xml:space="preserve">Tipo de medición magnitudes de tensión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F">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bookmarkStart w:colFirst="0" w:colLast="0" w:name="_heading=h.1fob9te" w:id="1"/>
            <w:bookmarkEnd w:id="1"/>
            <w:r w:rsidDel="00000000" w:rsidR="00000000" w:rsidRPr="00000000">
              <w:rPr>
                <w:rFonts w:ascii="Arial" w:cs="Arial" w:eastAsia="Arial" w:hAnsi="Arial"/>
                <w:color w:val="000000"/>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1">
            <w:pPr>
              <w:rPr>
                <w:rFonts w:ascii="Arial" w:cs="Arial" w:eastAsia="Arial" w:hAnsi="Arial"/>
                <w:sz w:val="22"/>
                <w:szCs w:val="22"/>
              </w:rPr>
            </w:pPr>
            <w:r w:rsidDel="00000000" w:rsidR="00000000" w:rsidRPr="00000000">
              <w:rPr>
                <w:rFonts w:ascii="Arial" w:cs="Arial" w:eastAsia="Arial" w:hAnsi="Arial"/>
                <w:sz w:val="22"/>
                <w:szCs w:val="22"/>
                <w:rtl w:val="0"/>
              </w:rPr>
              <w:t xml:space="preserve">Dentro de los tipos de medición de magnitudes de tensión más importantes podemos encontrar:</w:t>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t xml:space="preserve">     </w:t>
            </w:r>
            <w:sdt>
              <w:sdtPr>
                <w:tag w:val="goog_rdk_25"/>
              </w:sdtPr>
              <w:sdtContent>
                <w:commentRangeStart w:id="18"/>
              </w:sdtContent>
            </w:sdt>
            <w:r w:rsidDel="00000000" w:rsidR="00000000" w:rsidRPr="00000000">
              <w:rPr/>
              <w:drawing>
                <wp:inline distB="0" distT="0" distL="0" distR="0">
                  <wp:extent cx="2358378" cy="1571436"/>
                  <wp:effectExtent b="0" l="0" r="0" t="0"/>
                  <wp:docPr descr="Plantilla de infografía de proceso plano" id="377" name="image18.jpg"/>
                  <a:graphic>
                    <a:graphicData uri="http://schemas.openxmlformats.org/drawingml/2006/picture">
                      <pic:pic>
                        <pic:nvPicPr>
                          <pic:cNvPr descr="Plantilla de infografía de proceso plano" id="0" name="image18.jpg"/>
                          <pic:cNvPicPr preferRelativeResize="0"/>
                        </pic:nvPicPr>
                        <pic:blipFill>
                          <a:blip r:embed="rId18"/>
                          <a:srcRect b="0" l="0" r="0" t="0"/>
                          <a:stretch>
                            <a:fillRect/>
                          </a:stretch>
                        </pic:blipFill>
                        <pic:spPr>
                          <a:xfrm>
                            <a:off x="0" y="0"/>
                            <a:ext cx="2358378" cy="1571436"/>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6">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En la media luna colocar el texto que se encuentra en la introducción y alrededor los siguientes apartados:</w:t>
            </w:r>
            <w:r w:rsidDel="00000000" w:rsidR="00000000" w:rsidRPr="00000000">
              <w:rPr>
                <w:rtl w:val="0"/>
              </w:rPr>
            </w:r>
          </w:p>
          <w:p w:rsidR="00000000" w:rsidDel="00000000" w:rsidP="00000000" w:rsidRDefault="00000000" w:rsidRPr="00000000" w14:paraId="00000107">
            <w:pPr>
              <w:numPr>
                <w:ilvl w:val="0"/>
                <w:numId w:val="12"/>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Tensión o voltaje: es la energía por unidad de carga que proporciona una pila o fuente de alimentación. Se mide en voltios (v).</w:t>
            </w:r>
            <w:r w:rsidDel="00000000" w:rsidR="00000000" w:rsidRPr="00000000">
              <w:rPr>
                <w:rtl w:val="0"/>
              </w:rPr>
            </w:r>
          </w:p>
          <w:p w:rsidR="00000000" w:rsidDel="00000000" w:rsidP="00000000" w:rsidRDefault="00000000" w:rsidRPr="00000000" w14:paraId="0000010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9">
            <w:pPr>
              <w:numPr>
                <w:ilvl w:val="0"/>
                <w:numId w:val="12"/>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Resistencia (R): indica la dificultad que ofrece un cuerpo al paso de la corriente eléctrica. Se mide en ohmios (</w:t>
            </w:r>
            <w:r w:rsidDel="00000000" w:rsidR="00000000" w:rsidRPr="00000000">
              <w:rPr>
                <w:rFonts w:ascii="Noto Sans" w:cs="Noto Sans" w:eastAsia="Noto Sans" w:hAnsi="Noto Sans"/>
                <w:color w:val="000000"/>
                <w:sz w:val="22"/>
                <w:szCs w:val="22"/>
                <w:rtl w:val="0"/>
              </w:rPr>
              <w:t xml:space="preserve">Ω</w:t>
            </w:r>
            <w:r w:rsidDel="00000000" w:rsidR="00000000" w:rsidRPr="00000000">
              <w:rPr>
                <w:rFonts w:ascii="Arial" w:cs="Arial" w:eastAsia="Arial" w:hAnsi="Arial"/>
                <w:color w:val="000000"/>
                <w:sz w:val="22"/>
                <w:szCs w:val="22"/>
                <w:rtl w:val="0"/>
              </w:rPr>
              <w:t xml:space="preserve">). Oposición al flujo de la corriente eléctrica.</w:t>
            </w:r>
            <w:r w:rsidDel="00000000" w:rsidR="00000000" w:rsidRPr="00000000">
              <w:rPr>
                <w:rtl w:val="0"/>
              </w:rPr>
            </w:r>
          </w:p>
          <w:p w:rsidR="00000000" w:rsidDel="00000000" w:rsidP="00000000" w:rsidRDefault="00000000" w:rsidRPr="00000000" w14:paraId="0000010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numPr>
                <w:ilvl w:val="0"/>
                <w:numId w:val="12"/>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Intensidad (I): es la cantidad de carga eléctrica que atraviesa la sección de un conductor en un segundo. Se mide en amperios (A).</w:t>
            </w:r>
            <w:r w:rsidDel="00000000" w:rsidR="00000000" w:rsidRPr="00000000">
              <w:rPr>
                <w:rtl w:val="0"/>
              </w:rPr>
            </w:r>
          </w:p>
          <w:p w:rsidR="00000000" w:rsidDel="00000000" w:rsidP="00000000" w:rsidRDefault="00000000" w:rsidRPr="00000000" w14:paraId="0000010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D">
            <w:pPr>
              <w:numPr>
                <w:ilvl w:val="0"/>
                <w:numId w:val="12"/>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Energía: se puede definir como el trabajo necesario para desplazar una carga eléctrica entre dos puntos sometidos a una diferencia de potencial. Se mide de julios (J) o kilovatios-hora (kWh) (1 kWh</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 3,6·106J)</w:t>
            </w:r>
            <w:r w:rsidDel="00000000" w:rsidR="00000000" w:rsidRPr="00000000">
              <w:rPr>
                <w:rtl w:val="0"/>
              </w:rPr>
            </w:r>
          </w:p>
          <w:p w:rsidR="00000000" w:rsidDel="00000000" w:rsidP="00000000" w:rsidRDefault="00000000" w:rsidRPr="00000000" w14:paraId="0000010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F">
            <w:pPr>
              <w:numPr>
                <w:ilvl w:val="0"/>
                <w:numId w:val="12"/>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Potencia (P): es la energía consumida en la unidad de tiempo. Se mide en vatios (W).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12">
            <w:pPr>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_i10</w:t>
            </w:r>
            <w:r w:rsidDel="00000000" w:rsidR="00000000" w:rsidRPr="00000000">
              <w:rPr>
                <w:rtl w:val="0"/>
              </w:rPr>
            </w:r>
          </w:p>
        </w:tc>
      </w:tr>
    </w:tbl>
    <w:p w:rsidR="00000000" w:rsidDel="00000000" w:rsidP="00000000" w:rsidRDefault="00000000" w:rsidRPr="00000000" w14:paraId="0000011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76" w:lineRule="auto"/>
        <w:ind w:left="1080" w:firstLine="0"/>
        <w:rPr>
          <w:rFonts w:ascii="Arial" w:cs="Arial" w:eastAsia="Arial" w:hAnsi="Arial"/>
          <w:b w:val="1"/>
          <w:color w:val="ff0000"/>
          <w:sz w:val="22"/>
          <w:szCs w:val="22"/>
        </w:rPr>
      </w:pPr>
      <w:sdt>
        <w:sdtPr>
          <w:tag w:val="goog_rdk_26"/>
        </w:sdtPr>
        <w:sdtContent>
          <w:commentRangeStart w:id="19"/>
        </w:sdtContent>
      </w:sdt>
      <w:r w:rsidDel="00000000" w:rsidR="00000000" w:rsidRPr="00000000">
        <w:rPr>
          <w:rFonts w:ascii="Arial" w:cs="Arial" w:eastAsia="Arial" w:hAnsi="Arial"/>
          <w:b w:val="1"/>
          <w:strike w:val="1"/>
          <w:color w:val="ff0000"/>
          <w:sz w:val="22"/>
          <w:szCs w:val="22"/>
          <w:rtl w:val="0"/>
        </w:rPr>
        <w:t xml:space="preserve">1.3.</w:t>
      </w:r>
      <w:r w:rsidDel="00000000" w:rsidR="00000000" w:rsidRPr="00000000">
        <w:rPr>
          <w:rFonts w:ascii="Arial" w:cs="Arial" w:eastAsia="Arial" w:hAnsi="Arial"/>
          <w:b w:val="1"/>
          <w:color w:val="ff0000"/>
          <w:sz w:val="22"/>
          <w:szCs w:val="22"/>
          <w:rtl w:val="0"/>
        </w:rPr>
        <w:t xml:space="preserve"> </w:t>
      </w:r>
      <w:commentRangeEnd w:id="19"/>
      <w:r w:rsidDel="00000000" w:rsidR="00000000" w:rsidRPr="00000000">
        <w:commentReference w:id="19"/>
      </w:r>
      <w:r w:rsidDel="00000000" w:rsidR="00000000" w:rsidRPr="00000000">
        <w:rPr>
          <w:rFonts w:ascii="Arial" w:cs="Arial" w:eastAsia="Arial" w:hAnsi="Arial"/>
          <w:b w:val="1"/>
          <w:color w:val="ff0000"/>
          <w:sz w:val="22"/>
          <w:szCs w:val="22"/>
          <w:rtl w:val="0"/>
        </w:rPr>
        <w:t xml:space="preserve">Medición de corriente eléctrica </w:t>
      </w:r>
    </w:p>
    <w:p w:rsidR="00000000" w:rsidDel="00000000" w:rsidP="00000000" w:rsidRDefault="00000000" w:rsidRPr="00000000" w14:paraId="00000115">
      <w:pPr>
        <w:rPr>
          <w:b w:val="1"/>
        </w:rPr>
      </w:pPr>
      <w:r w:rsidDel="00000000" w:rsidR="00000000" w:rsidRPr="00000000">
        <w:rPr>
          <w:rtl w:val="0"/>
        </w:rPr>
      </w:r>
    </w:p>
    <w:tbl>
      <w:tblPr>
        <w:tblStyle w:val="Table14"/>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6">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17">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bookmarkStart w:colFirst="0" w:colLast="0" w:name="_heading=h.1ksv4uv" w:id="2"/>
            <w:bookmarkEnd w:id="2"/>
            <w:r w:rsidDel="00000000" w:rsidR="00000000" w:rsidRPr="00000000">
              <w:rPr>
                <w:rFonts w:ascii="Arial" w:cs="Arial" w:eastAsia="Arial" w:hAnsi="Arial"/>
                <w:i w:val="1"/>
                <w:color w:val="000000"/>
                <w:sz w:val="22"/>
                <w:szCs w:val="22"/>
                <w:rtl w:val="0"/>
              </w:rPr>
              <w:t xml:space="preserve">Slider </w:t>
            </w:r>
            <w:r w:rsidDel="00000000" w:rsidR="00000000" w:rsidRPr="00000000">
              <w:rPr>
                <w:rFonts w:ascii="Arial" w:cs="Arial" w:eastAsia="Arial" w:hAnsi="Arial"/>
                <w:color w:val="000000"/>
                <w:sz w:val="22"/>
                <w:szCs w:val="22"/>
                <w:rtl w:val="0"/>
              </w:rPr>
              <w:t xml:space="preserve">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La medición de la corriente eléctrica se encarga de registrar y evaluar los portadores o transmisores de carga por unidad de tiempo en un conducto. Para desarrollar este proceso es fundamental utilizar los siguientes instrumentos de medición: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C">
            <w:pPr>
              <w:keepNext w:val="1"/>
              <w:keepLines w:val="1"/>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Amperímetro:</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1D">
            <w:pPr>
              <w:keepNext w:val="1"/>
              <w:keepLines w:val="1"/>
              <w:pBdr>
                <w:top w:space="0" w:sz="0" w:val="nil"/>
                <w:left w:space="0" w:sz="0" w:val="nil"/>
                <w:bottom w:space="0" w:sz="0" w:val="nil"/>
                <w:right w:space="0" w:sz="0" w:val="nil"/>
                <w:between w:space="0" w:sz="0" w:val="nil"/>
              </w:pBdr>
              <w:spacing w:line="276"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Mide la cantidad de corriente que fluye en un circuito eléctrico. La corriente eléctrica se produce por el movimiento de cargas en la materia; una cantidad que refleja la corriente que pasa a través de un material conductor por unidad de tiempo. En este contexto, un amperio es una unidad cuantificable de corriente eléctrica. </w:t>
            </w:r>
          </w:p>
          <w:p w:rsidR="00000000" w:rsidDel="00000000" w:rsidP="00000000" w:rsidRDefault="00000000" w:rsidRPr="00000000" w14:paraId="0000011E">
            <w:pPr>
              <w:keepNext w:val="1"/>
              <w:keepLines w:val="1"/>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 conectar un amperímetro al circuito se puede obtener su lectura, es decir, el amperaje de la corriente que fluye a través de él.</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rPr>
                <w:rFonts w:ascii="Arial" w:cs="Arial" w:eastAsia="Arial" w:hAnsi="Arial"/>
                <w:sz w:val="22"/>
                <w:szCs w:val="22"/>
              </w:rPr>
            </w:pPr>
            <w:sdt>
              <w:sdtPr>
                <w:tag w:val="goog_rdk_27"/>
              </w:sdtPr>
              <w:sdtContent>
                <w:commentRangeStart w:id="20"/>
              </w:sdtContent>
            </w:sdt>
            <w:r w:rsidDel="00000000" w:rsidR="00000000" w:rsidRPr="00000000">
              <w:rPr/>
              <w:drawing>
                <wp:inline distB="0" distT="0" distL="0" distR="0">
                  <wp:extent cx="1171366" cy="1171366"/>
                  <wp:effectExtent b="0" l="0" r="0" t="0"/>
                  <wp:docPr descr="Amperímetro Ilustraciones Stock, Vectores, Y Clipart – (2,367 Ilustraciones  Stock)" id="375" name="image35.jpg"/>
                  <a:graphic>
                    <a:graphicData uri="http://schemas.openxmlformats.org/drawingml/2006/picture">
                      <pic:pic>
                        <pic:nvPicPr>
                          <pic:cNvPr descr="Amperímetro Ilustraciones Stock, Vectores, Y Clipart – (2,367 Ilustraciones  Stock)" id="0" name="image35.jpg"/>
                          <pic:cNvPicPr preferRelativeResize="0"/>
                        </pic:nvPicPr>
                        <pic:blipFill>
                          <a:blip r:embed="rId19"/>
                          <a:srcRect b="0" l="0" r="0" t="0"/>
                          <a:stretch>
                            <a:fillRect/>
                          </a:stretch>
                        </pic:blipFill>
                        <pic:spPr>
                          <a:xfrm>
                            <a:off x="0" y="0"/>
                            <a:ext cx="1171366" cy="1171366"/>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2">
            <w:pPr>
              <w:keepNext w:val="1"/>
              <w:keepLines w:val="1"/>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Amperímetros digitales: </w:t>
            </w:r>
            <w:r w:rsidDel="00000000" w:rsidR="00000000" w:rsidRPr="00000000">
              <w:rPr>
                <w:rtl w:val="0"/>
              </w:rPr>
            </w:r>
          </w:p>
          <w:p w:rsidR="00000000" w:rsidDel="00000000" w:rsidP="00000000" w:rsidRDefault="00000000" w:rsidRPr="00000000" w14:paraId="00000123">
            <w:pPr>
              <w:keepNext w:val="1"/>
              <w:keepLines w:val="1"/>
              <w:pBdr>
                <w:top w:space="0" w:sz="0" w:val="nil"/>
                <w:left w:space="0" w:sz="0" w:val="nil"/>
                <w:bottom w:space="0" w:sz="0" w:val="nil"/>
                <w:right w:space="0" w:sz="0" w:val="nil"/>
                <w:between w:space="0" w:sz="0" w:val="nil"/>
              </w:pBdr>
              <w:spacing w:line="276" w:lineRule="auto"/>
              <w:jc w:val="both"/>
              <w:rPr>
                <w:rFonts w:ascii="Arial" w:cs="Arial" w:eastAsia="Arial" w:hAnsi="Arial"/>
                <w:b w:val="1"/>
                <w:color w:val="ff0000"/>
                <w:sz w:val="22"/>
                <w:szCs w:val="22"/>
              </w:rPr>
            </w:pPr>
            <w:r w:rsidDel="00000000" w:rsidR="00000000" w:rsidRPr="00000000">
              <w:rPr>
                <w:rFonts w:ascii="Arial" w:cs="Arial" w:eastAsia="Arial" w:hAnsi="Arial"/>
                <w:color w:val="ff0000"/>
                <w:sz w:val="22"/>
                <w:szCs w:val="22"/>
                <w:rtl w:val="0"/>
              </w:rPr>
              <w:t xml:space="preserve">Gracias a los avances en la tecnología surgió este tipo de amperímetro, más versátil y fácil de usar que los medidores analógicos. Sus beneficios básicos incluyen menos desgaste (porque no hay piezas móviles) y una probabilidad de falla significativamente menor. En lugar de un panel con agujas, tiene una pantalla donde se pueden ver fácilmente las lecturas.</w:t>
            </w:r>
            <w:r w:rsidDel="00000000" w:rsidR="00000000" w:rsidRPr="00000000">
              <w:rPr>
                <w:rtl w:val="0"/>
              </w:rPr>
            </w:r>
          </w:p>
          <w:p w:rsidR="00000000" w:rsidDel="00000000" w:rsidP="00000000" w:rsidRDefault="00000000" w:rsidRPr="00000000" w14:paraId="00000124">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rPr>
                <w:rFonts w:ascii="Arial" w:cs="Arial" w:eastAsia="Arial" w:hAnsi="Arial"/>
                <w:sz w:val="22"/>
                <w:szCs w:val="22"/>
              </w:rPr>
            </w:pPr>
            <w:sdt>
              <w:sdtPr>
                <w:tag w:val="goog_rdk_28"/>
              </w:sdtPr>
              <w:sdtContent>
                <w:commentRangeStart w:id="21"/>
              </w:sdtContent>
            </w:sdt>
            <w:r w:rsidDel="00000000" w:rsidR="00000000" w:rsidRPr="00000000">
              <w:rPr/>
              <w:drawing>
                <wp:inline distB="0" distT="0" distL="0" distR="0">
                  <wp:extent cx="1223555" cy="1223555"/>
                  <wp:effectExtent b="0" l="0" r="0" t="0"/>
                  <wp:docPr descr="Voltímetro amperímetro digital para DC 0~100V 10A - Tecnopura" id="376" name="image15.jpg"/>
                  <a:graphic>
                    <a:graphicData uri="http://schemas.openxmlformats.org/drawingml/2006/picture">
                      <pic:pic>
                        <pic:nvPicPr>
                          <pic:cNvPr descr="Voltímetro amperímetro digital para DC 0~100V 10A - Tecnopura" id="0" name="image15.jpg"/>
                          <pic:cNvPicPr preferRelativeResize="0"/>
                        </pic:nvPicPr>
                        <pic:blipFill>
                          <a:blip r:embed="rId20"/>
                          <a:srcRect b="0" l="0" r="0" t="0"/>
                          <a:stretch>
                            <a:fillRect/>
                          </a:stretch>
                        </pic:blipFill>
                        <pic:spPr>
                          <a:xfrm>
                            <a:off x="0" y="0"/>
                            <a:ext cx="1223555" cy="122355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2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8">
            <w:pPr>
              <w:keepNext w:val="1"/>
              <w:keepLines w:val="1"/>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Voltímetro:</w:t>
            </w:r>
            <w:r w:rsidDel="00000000" w:rsidR="00000000" w:rsidRPr="00000000">
              <w:rPr>
                <w:rFonts w:ascii="Arial" w:cs="Arial" w:eastAsia="Arial" w:hAnsi="Arial"/>
                <w:color w:val="000000"/>
                <w:sz w:val="22"/>
                <w:szCs w:val="22"/>
                <w:rtl w:val="0"/>
              </w:rPr>
              <w:t xml:space="preserve"> es el instrumento que se usa para medir la tensión. Se conecta en paralelo a los dos puntos donde se desea medir la tensión. El terminal positivo del voltímetro está conectado al terminal positivo del voltaje. Si se conecta en sentido contrario, la lectura tendrá signo negativo.</w:t>
            </w:r>
          </w:p>
          <w:p w:rsidR="00000000" w:rsidDel="00000000" w:rsidP="00000000" w:rsidRDefault="00000000" w:rsidRPr="00000000" w14:paraId="00000129">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rPr>
                <w:rFonts w:ascii="Arial" w:cs="Arial" w:eastAsia="Arial" w:hAnsi="Arial"/>
                <w:sz w:val="22"/>
                <w:szCs w:val="22"/>
              </w:rPr>
            </w:pPr>
            <w:sdt>
              <w:sdtPr>
                <w:tag w:val="goog_rdk_29"/>
              </w:sdtPr>
              <w:sdtContent>
                <w:commentRangeStart w:id="22"/>
              </w:sdtContent>
            </w:sdt>
            <w:r w:rsidDel="00000000" w:rsidR="00000000" w:rsidRPr="00000000">
              <w:rPr/>
              <w:drawing>
                <wp:inline distB="0" distT="0" distL="0" distR="0">
                  <wp:extent cx="1783715" cy="1712595"/>
                  <wp:effectExtent b="0" l="0" r="0" t="0"/>
                  <wp:docPr descr="Voltímetro 01" id="378" name="image25.jpg"/>
                  <a:graphic>
                    <a:graphicData uri="http://schemas.openxmlformats.org/drawingml/2006/picture">
                      <pic:pic>
                        <pic:nvPicPr>
                          <pic:cNvPr descr="Voltímetro 01" id="0" name="image25.jpg"/>
                          <pic:cNvPicPr preferRelativeResize="0"/>
                        </pic:nvPicPr>
                        <pic:blipFill>
                          <a:blip r:embed="rId21"/>
                          <a:srcRect b="0" l="0" r="0" t="0"/>
                          <a:stretch>
                            <a:fillRect/>
                          </a:stretch>
                        </pic:blipFill>
                        <pic:spPr>
                          <a:xfrm>
                            <a:off x="0" y="0"/>
                            <a:ext cx="1783715" cy="1712595"/>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2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D">
            <w:pPr>
              <w:keepNext w:val="1"/>
              <w:keepLines w:val="1"/>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Óhmetro u Ohmímetro:</w:t>
            </w:r>
            <w:r w:rsidDel="00000000" w:rsidR="00000000" w:rsidRPr="00000000">
              <w:rPr>
                <w:rFonts w:ascii="Arial" w:cs="Arial" w:eastAsia="Arial" w:hAnsi="Arial"/>
                <w:color w:val="000000"/>
                <w:sz w:val="22"/>
                <w:szCs w:val="22"/>
                <w:rtl w:val="0"/>
              </w:rPr>
              <w:t xml:space="preserve"> dispositivo que se usa para medir la resistencia eléctrica de un circuito. Tal como su nombre lo indica, el ohmímetro registra los ohmios.</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 definir como un instrumento que mide la resistencia (a diferencia de la corriente). Un micro-ohmímetro (</w:t>
            </w:r>
            <w:r w:rsidDel="00000000" w:rsidR="00000000" w:rsidRPr="00000000">
              <w:rPr>
                <w:rFonts w:ascii="Arial" w:cs="Arial" w:eastAsia="Arial" w:hAnsi="Arial"/>
                <w:i w:val="1"/>
                <w:color w:val="000000"/>
                <w:sz w:val="22"/>
                <w:szCs w:val="22"/>
                <w:rtl w:val="0"/>
              </w:rPr>
              <w:t xml:space="preserve">micro-ohmmeter</w:t>
            </w:r>
            <w:r w:rsidDel="00000000" w:rsidR="00000000" w:rsidRPr="00000000">
              <w:rPr>
                <w:rFonts w:ascii="Arial" w:cs="Arial" w:eastAsia="Arial" w:hAnsi="Arial"/>
                <w:color w:val="000000"/>
                <w:sz w:val="22"/>
                <w:szCs w:val="22"/>
                <w:rtl w:val="0"/>
              </w:rPr>
              <w:t xml:space="preserve"> o </w:t>
            </w:r>
            <w:r w:rsidDel="00000000" w:rsidR="00000000" w:rsidRPr="00000000">
              <w:rPr>
                <w:rFonts w:ascii="Arial" w:cs="Arial" w:eastAsia="Arial" w:hAnsi="Arial"/>
                <w:i w:val="1"/>
                <w:color w:val="000000"/>
                <w:sz w:val="22"/>
                <w:szCs w:val="22"/>
                <w:rtl w:val="0"/>
              </w:rPr>
              <w:t xml:space="preserve">micro-ohmmeter</w:t>
            </w:r>
            <w:r w:rsidDel="00000000" w:rsidR="00000000" w:rsidRPr="00000000">
              <w:rPr>
                <w:rFonts w:ascii="Arial" w:cs="Arial" w:eastAsia="Arial" w:hAnsi="Arial"/>
                <w:color w:val="000000"/>
                <w:sz w:val="22"/>
                <w:szCs w:val="22"/>
                <w:rtl w:val="0"/>
              </w:rPr>
              <w:t xml:space="preserve">) permite mediciones de baja resistencia. Un megóhmetro o megóhmetro o megóhmetro (cualquier marca de estos dispositivos) mide el valor de una gran resistencia.</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br w:type="textWrapping"/>
              <w:t xml:space="preserve">La unidad de resistencia es ohmios (Ω). Hoy en día, los ohmímetros suelen estar integrados en multímetros, los cuales son unos instrumentos multifuncionales y mucho más complejos que no solo miden resistencia, sino también voltaje (V), amperaje (A), entre otros valores. En cualquier caso, su escala es fácilmente identificable por la letra griega omega (Ω).</w:t>
            </w:r>
          </w:p>
          <w:p w:rsidR="00000000" w:rsidDel="00000000" w:rsidP="00000000" w:rsidRDefault="00000000" w:rsidRPr="00000000" w14:paraId="00000130">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rPr>
                <w:rFonts w:ascii="Arial" w:cs="Arial" w:eastAsia="Arial" w:hAnsi="Arial"/>
                <w:sz w:val="22"/>
                <w:szCs w:val="22"/>
              </w:rPr>
            </w:pPr>
            <w:sdt>
              <w:sdtPr>
                <w:tag w:val="goog_rdk_30"/>
              </w:sdtPr>
              <w:sdtContent>
                <w:commentRangeStart w:id="23"/>
              </w:sdtContent>
            </w:sdt>
            <w:r w:rsidDel="00000000" w:rsidR="00000000" w:rsidRPr="00000000">
              <w:rPr>
                <w:rFonts w:ascii="Arial" w:cs="Arial" w:eastAsia="Arial" w:hAnsi="Arial"/>
                <w:sz w:val="22"/>
                <w:szCs w:val="22"/>
              </w:rPr>
              <w:drawing>
                <wp:inline distB="0" distT="0" distL="0" distR="0">
                  <wp:extent cx="1287513" cy="1717906"/>
                  <wp:effectExtent b="0" l="0" r="0" t="0"/>
                  <wp:docPr id="379"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1287513" cy="1717906"/>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3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Multímetro: </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También denominado </w:t>
            </w:r>
            <w:r w:rsidDel="00000000" w:rsidR="00000000" w:rsidRPr="00000000">
              <w:rPr>
                <w:rFonts w:ascii="Arial" w:cs="Arial" w:eastAsia="Arial" w:hAnsi="Arial"/>
                <w:i w:val="1"/>
                <w:color w:val="ff0000"/>
                <w:sz w:val="22"/>
                <w:szCs w:val="22"/>
                <w:rtl w:val="0"/>
              </w:rPr>
              <w:t xml:space="preserve">tester,</w:t>
            </w:r>
            <w:r w:rsidDel="00000000" w:rsidR="00000000" w:rsidRPr="00000000">
              <w:rPr>
                <w:rFonts w:ascii="Arial" w:cs="Arial" w:eastAsia="Arial" w:hAnsi="Arial"/>
                <w:color w:val="ff0000"/>
                <w:sz w:val="22"/>
                <w:szCs w:val="22"/>
                <w:rtl w:val="0"/>
              </w:rPr>
              <w:t xml:space="preserve"> es un dispositivo eléctrico y portátil que le permite a una persona medir diferentes magnitudes eléctricas que forman parte de un circuito como corrientes, potencias, resistencias, capacidades, entre otras. En general, todos los modelos permiten medir:</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Tensiones alternas y continuas</w:t>
              <w:br w:type="textWrapping"/>
              <w:t xml:space="preserve">– Corrientes alternas y continuas</w:t>
              <w:br w:type="textWrapping"/>
              <w:t xml:space="preserve">– Resistencias</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rPr>
                <w:rFonts w:ascii="Arial" w:cs="Arial" w:eastAsia="Arial" w:hAnsi="Arial"/>
                <w:sz w:val="22"/>
                <w:szCs w:val="22"/>
              </w:rPr>
            </w:pPr>
            <w:sdt>
              <w:sdtPr>
                <w:tag w:val="goog_rdk_31"/>
              </w:sdtPr>
              <w:sdtContent>
                <w:commentRangeStart w:id="24"/>
              </w:sdtContent>
            </w:sdt>
            <w:r w:rsidDel="00000000" w:rsidR="00000000" w:rsidRPr="00000000">
              <w:rPr/>
              <w:drawing>
                <wp:inline distB="0" distT="0" distL="0" distR="0">
                  <wp:extent cx="1639741" cy="1639741"/>
                  <wp:effectExtent b="0" l="0" r="0" t="0"/>
                  <wp:docPr descr="AVC Electronics Multímetro Digital Avc Iluminado | Falabella.com" id="380" name="image36.jpg"/>
                  <a:graphic>
                    <a:graphicData uri="http://schemas.openxmlformats.org/drawingml/2006/picture">
                      <pic:pic>
                        <pic:nvPicPr>
                          <pic:cNvPr descr="AVC Electronics Multímetro Digital Avc Iluminado | Falabella.com" id="0" name="image36.jpg"/>
                          <pic:cNvPicPr preferRelativeResize="0"/>
                        </pic:nvPicPr>
                        <pic:blipFill>
                          <a:blip r:embed="rId23"/>
                          <a:srcRect b="0" l="0" r="0" t="0"/>
                          <a:stretch>
                            <a:fillRect/>
                          </a:stretch>
                        </pic:blipFill>
                        <pic:spPr>
                          <a:xfrm>
                            <a:off x="0" y="0"/>
                            <a:ext cx="1639741" cy="1639741"/>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3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A">
            <w:pPr>
              <w:keepNext w:val="1"/>
              <w:keepLines w:val="1"/>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Pinza voltiamperimétrica:</w:t>
            </w:r>
            <w:r w:rsidDel="00000000" w:rsidR="00000000" w:rsidRPr="00000000">
              <w:rPr>
                <w:rFonts w:ascii="Arial" w:cs="Arial" w:eastAsia="Arial" w:hAnsi="Arial"/>
                <w:color w:val="000000"/>
                <w:sz w:val="22"/>
                <w:szCs w:val="22"/>
                <w:rtl w:val="0"/>
              </w:rPr>
              <w:t xml:space="preserve"> es un instrumento de medición eléctrica que combina un multímetro digital básico con un sensor de corriente. A diferencia de los multímetros, se pueden medir corrientes más altas cuando se conecta el accesorio de conexión de pinza. Por lo general se mide en décimas o porcentajes, en lugar de los milímetros disponibles en los multímetros digitales. Esto es suficiente para el trabajo eléctrico.</w:t>
            </w:r>
          </w:p>
          <w:p w:rsidR="00000000" w:rsidDel="00000000" w:rsidP="00000000" w:rsidRDefault="00000000" w:rsidRPr="00000000" w14:paraId="0000013B">
            <w:pPr>
              <w:keepNext w:val="1"/>
              <w:keepLines w:val="1"/>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3C">
            <w:pPr>
              <w:keepNext w:val="1"/>
              <w:keepLines w:val="1"/>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herramienta mide esencialmente la cantidad de corriente que fluye a través de un conductor sin romper el circuito.</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keepNext w:val="1"/>
              <w:keepLines w:val="1"/>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dispositivo toma la forma de una abrazadera que constituye el núcleo magnético del transformador de corriente. Encima de esto está el soporte secundario para el transformador, con abrazaderas que forman una sola unidad. El lado primario de un transformador de corriente consta de un conductor que transporta la corriente a medir.</w:t>
            </w:r>
          </w:p>
          <w:p w:rsidR="00000000" w:rsidDel="00000000" w:rsidP="00000000" w:rsidRDefault="00000000" w:rsidRPr="00000000" w14:paraId="0000013F">
            <w:pPr>
              <w:keepNext w:val="1"/>
              <w:keepLines w:val="1"/>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40">
            <w:pPr>
              <w:keepNext w:val="1"/>
              <w:keepLines w:val="1"/>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uso de una pinza como voltímetro se logra conectándola a un terminal específico que la pinza sostiene para tal propósito a través de un conductor flexible en un circuito conectado al circuito que se está midiendo.</w:t>
            </w:r>
          </w:p>
          <w:p w:rsidR="00000000" w:rsidDel="00000000" w:rsidP="00000000" w:rsidRDefault="00000000" w:rsidRPr="00000000" w14:paraId="00000141">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rPr>
                <w:rFonts w:ascii="Arial" w:cs="Arial" w:eastAsia="Arial" w:hAnsi="Arial"/>
                <w:sz w:val="22"/>
                <w:szCs w:val="22"/>
              </w:rPr>
            </w:pPr>
            <w:sdt>
              <w:sdtPr>
                <w:tag w:val="goog_rdk_32"/>
              </w:sdtPr>
              <w:sdtContent>
                <w:commentRangeStart w:id="25"/>
              </w:sdtContent>
            </w:sdt>
            <w:r w:rsidDel="00000000" w:rsidR="00000000" w:rsidRPr="00000000">
              <w:rPr>
                <w:rFonts w:ascii="Arial" w:cs="Arial" w:eastAsia="Arial" w:hAnsi="Arial"/>
                <w:sz w:val="22"/>
                <w:szCs w:val="22"/>
              </w:rPr>
              <w:drawing>
                <wp:inline distB="0" distT="0" distL="0" distR="0">
                  <wp:extent cx="1296063" cy="1296063"/>
                  <wp:effectExtent b="0" l="0" r="0" t="0"/>
                  <wp:docPr id="381" name="image37.jpg"/>
                  <a:graphic>
                    <a:graphicData uri="http://schemas.openxmlformats.org/drawingml/2006/picture">
                      <pic:pic>
                        <pic:nvPicPr>
                          <pic:cNvPr id="0" name="image37.jpg"/>
                          <pic:cNvPicPr preferRelativeResize="0"/>
                        </pic:nvPicPr>
                        <pic:blipFill>
                          <a:blip r:embed="rId24"/>
                          <a:srcRect b="0" l="0" r="0" t="0"/>
                          <a:stretch>
                            <a:fillRect/>
                          </a:stretch>
                        </pic:blipFill>
                        <pic:spPr>
                          <a:xfrm>
                            <a:off x="0" y="0"/>
                            <a:ext cx="1296063" cy="1296063"/>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4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5">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Detector de fase:</w:t>
            </w:r>
            <w:r w:rsidDel="00000000" w:rsidR="00000000" w:rsidRPr="00000000">
              <w:rPr>
                <w:rFonts w:ascii="Arial" w:cs="Arial" w:eastAsia="Arial" w:hAnsi="Arial"/>
                <w:sz w:val="22"/>
                <w:szCs w:val="22"/>
                <w:rtl w:val="0"/>
              </w:rPr>
              <w:t xml:space="preserve"> elementos que pueden recibir señales e instruir a otros componentes eléctricos sobre cómo deben procesar esas señales. Disponen de varias entradas, lo que significa que pueden recibir señales diferentes a la vez antes de calcular la diferencia de fase entre estas señales.</w:t>
            </w:r>
          </w:p>
          <w:p w:rsidR="00000000" w:rsidDel="00000000" w:rsidP="00000000" w:rsidRDefault="00000000" w:rsidRPr="00000000" w14:paraId="0000014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detector de fase digital es aquel sistema que se encarga de realizar una medición de alta velocidad entre las diferencias de fase de las señales y que presenta dicho resultado con una forma muy concreta: una palabra de 8 bits apta para su posterior procesamiento digital. Para poder realizar todo esto, el detector de fase digital, conocido también como DFD, está formado por detectores logarítmicos, circuitos de conversión digital, amplificadores de limitación de fase, entre otras cosas.</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rPr/>
            </w:pPr>
            <w:sdt>
              <w:sdtPr>
                <w:tag w:val="goog_rdk_33"/>
              </w:sdtPr>
              <w:sdtContent>
                <w:commentRangeStart w:id="26"/>
              </w:sdtContent>
            </w:sdt>
            <w:r w:rsidDel="00000000" w:rsidR="00000000" w:rsidRPr="00000000">
              <w:rPr/>
              <w:drawing>
                <wp:inline distB="0" distT="0" distL="0" distR="0">
                  <wp:extent cx="1527926" cy="987250"/>
                  <wp:effectExtent b="0" l="0" r="0" t="0"/>
                  <wp:docPr descr="Hioki 3129 10 fase Detector De Fase Rotacion Meter | Envío gratis" id="382" name="image27.jpg"/>
                  <a:graphic>
                    <a:graphicData uri="http://schemas.openxmlformats.org/drawingml/2006/picture">
                      <pic:pic>
                        <pic:nvPicPr>
                          <pic:cNvPr descr="Hioki 3129 10 fase Detector De Fase Rotacion Meter | Envío gratis" id="0" name="image27.jpg"/>
                          <pic:cNvPicPr preferRelativeResize="0"/>
                        </pic:nvPicPr>
                        <pic:blipFill>
                          <a:blip r:embed="rId25"/>
                          <a:srcRect b="0" l="0" r="0" t="0"/>
                          <a:stretch>
                            <a:fillRect/>
                          </a:stretch>
                        </pic:blipFill>
                        <pic:spPr>
                          <a:xfrm>
                            <a:off x="0" y="0"/>
                            <a:ext cx="1527926" cy="98725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4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B">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Medidor de polo a tierra:</w:t>
            </w:r>
            <w:r w:rsidDel="00000000" w:rsidR="00000000" w:rsidRPr="00000000">
              <w:rPr>
                <w:rFonts w:ascii="Arial" w:cs="Arial" w:eastAsia="Arial" w:hAnsi="Arial"/>
                <w:sz w:val="22"/>
                <w:szCs w:val="22"/>
                <w:rtl w:val="0"/>
              </w:rPr>
              <w:t xml:space="preserve"> es el que protege la infraestructura para la instalación eléctrica y debe medir en ohmios y, para un óptimo funcionamiento, es necesario que este proceso se realice en un lugar fresco. El medidor de polo a tierra se encarga de las mediciones de la resistencia de puesta a tierra y la resistividad del terreno. Está compuesto del aparato de medición digital, dos picas de medición de unos 40 centímetros y rollos de cable para conectar las picas que intervienen en la medición y el equipo.</w:t>
            </w:r>
          </w:p>
          <w:p w:rsidR="00000000" w:rsidDel="00000000" w:rsidP="00000000" w:rsidRDefault="00000000" w:rsidRPr="00000000" w14:paraId="0000014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medidor también puede conocerse como telurómetro, y no es más que el aparato empleado para medir la resistencia de la puesta a tierra; además se encarga de calcular la </w:t>
            </w:r>
            <w:hyperlink r:id="rId26">
              <w:r w:rsidDel="00000000" w:rsidR="00000000" w:rsidRPr="00000000">
                <w:rPr>
                  <w:rFonts w:ascii="Arial" w:cs="Arial" w:eastAsia="Arial" w:hAnsi="Arial"/>
                  <w:sz w:val="22"/>
                  <w:szCs w:val="22"/>
                  <w:rtl w:val="0"/>
                </w:rPr>
                <w:t xml:space="preserve">resistividad</w:t>
              </w:r>
            </w:hyperlink>
            <w:r w:rsidDel="00000000" w:rsidR="00000000" w:rsidRPr="00000000">
              <w:rPr>
                <w:rFonts w:ascii="Arial" w:cs="Arial" w:eastAsia="Arial" w:hAnsi="Arial"/>
                <w:sz w:val="22"/>
                <w:szCs w:val="22"/>
                <w:rtl w:val="0"/>
              </w:rPr>
              <w:t xml:space="preserve"> del terreno en el cual está siendo instalado.</w:t>
            </w:r>
          </w:p>
          <w:p w:rsidR="00000000" w:rsidDel="00000000" w:rsidP="00000000" w:rsidRDefault="00000000" w:rsidRPr="00000000" w14:paraId="0000014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 aparato profesional en cuanto a los sistemas de puesta a tierra y lo relacionado con las características del voltaje y de la resistencia; y que ayuda a garantizar la seguridad de la instalación y de lo que pueda suceder a futuro.</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rPr/>
            </w:pPr>
            <w:sdt>
              <w:sdtPr>
                <w:tag w:val="goog_rdk_34"/>
              </w:sdtPr>
              <w:sdtContent>
                <w:commentRangeStart w:id="27"/>
              </w:sdtContent>
            </w:sdt>
            <w:r w:rsidDel="00000000" w:rsidR="00000000" w:rsidRPr="00000000">
              <w:rPr/>
              <w:drawing>
                <wp:inline distB="0" distT="0" distL="0" distR="0">
                  <wp:extent cx="1548394" cy="1548394"/>
                  <wp:effectExtent b="0" l="0" r="0" t="0"/>
                  <wp:docPr descr="MasTech-probador de resistencia de tierra MS2308, medidor de resistencia de  tierra de 2/3/4 polos, doble abrazadera, resistencia de suelo, probador de  compensación de cable RK USB - AliExpress Herramientas" id="383" name="image33.png"/>
                  <a:graphic>
                    <a:graphicData uri="http://schemas.openxmlformats.org/drawingml/2006/picture">
                      <pic:pic>
                        <pic:nvPicPr>
                          <pic:cNvPr descr="MasTech-probador de resistencia de tierra MS2308, medidor de resistencia de  tierra de 2/3/4 polos, doble abrazadera, resistencia de suelo, probador de  compensación de cable RK USB - AliExpress Herramientas" id="0" name="image33.png"/>
                          <pic:cNvPicPr preferRelativeResize="0"/>
                        </pic:nvPicPr>
                        <pic:blipFill>
                          <a:blip r:embed="rId27"/>
                          <a:srcRect b="0" l="0" r="0" t="0"/>
                          <a:stretch>
                            <a:fillRect/>
                          </a:stretch>
                        </pic:blipFill>
                        <pic:spPr>
                          <a:xfrm>
                            <a:off x="0" y="0"/>
                            <a:ext cx="1548394" cy="1548394"/>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52">
            <w:pPr>
              <w:widowControl w:val="0"/>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3">
            <w:pPr>
              <w:spacing w:after="2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Telurómetro analógico</w:t>
            </w:r>
            <w:r w:rsidDel="00000000" w:rsidR="00000000" w:rsidRPr="00000000">
              <w:rPr>
                <w:rFonts w:ascii="Tahoma" w:cs="Tahoma" w:eastAsia="Tahoma" w:hAnsi="Tahoma"/>
                <w:color w:val="000000"/>
                <w:sz w:val="26"/>
                <w:szCs w:val="26"/>
                <w:rtl w:val="0"/>
              </w:rPr>
              <w:t xml:space="preserve">: s</w:t>
            </w:r>
            <w:r w:rsidDel="00000000" w:rsidR="00000000" w:rsidRPr="00000000">
              <w:rPr>
                <w:rFonts w:ascii="Arial" w:cs="Arial" w:eastAsia="Arial" w:hAnsi="Arial"/>
                <w:color w:val="000000"/>
                <w:sz w:val="22"/>
                <w:szCs w:val="22"/>
                <w:rtl w:val="0"/>
              </w:rPr>
              <w:t xml:space="preserve">e encarga de mostrar los datos obtenidos mediante una aguja que apunta un valor específico. Es uno de los más clásicos que se </w:t>
            </w:r>
            <w:r w:rsidDel="00000000" w:rsidR="00000000" w:rsidRPr="00000000">
              <w:rPr>
                <w:rFonts w:ascii="Arial" w:cs="Arial" w:eastAsia="Arial" w:hAnsi="Arial"/>
                <w:sz w:val="22"/>
                <w:szCs w:val="22"/>
                <w:rtl w:val="0"/>
              </w:rPr>
              <w:t xml:space="preserve">consiguen</w:t>
            </w:r>
            <w:r w:rsidDel="00000000" w:rsidR="00000000" w:rsidRPr="00000000">
              <w:rPr>
                <w:rFonts w:ascii="Arial" w:cs="Arial" w:eastAsia="Arial" w:hAnsi="Arial"/>
                <w:color w:val="000000"/>
                <w:sz w:val="22"/>
                <w:szCs w:val="22"/>
                <w:rtl w:val="0"/>
              </w:rPr>
              <w:t xml:space="preserve"> en el mercado.</w:t>
            </w:r>
          </w:p>
          <w:p w:rsidR="00000000" w:rsidDel="00000000" w:rsidP="00000000" w:rsidRDefault="00000000" w:rsidRPr="00000000" w14:paraId="00000154">
            <w:pPr>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rPr/>
            </w:pPr>
            <w:sdt>
              <w:sdtPr>
                <w:tag w:val="goog_rdk_35"/>
              </w:sdtPr>
              <w:sdtContent>
                <w:commentRangeStart w:id="28"/>
              </w:sdtContent>
            </w:sdt>
            <w:r w:rsidDel="00000000" w:rsidR="00000000" w:rsidRPr="00000000">
              <w:rPr/>
              <w:drawing>
                <wp:inline distB="0" distT="0" distL="0" distR="0">
                  <wp:extent cx="1305028" cy="1239985"/>
                  <wp:effectExtent b="0" l="0" r="0" t="0"/>
                  <wp:docPr descr="Telurometro" id="384" name="image34.jpg"/>
                  <a:graphic>
                    <a:graphicData uri="http://schemas.openxmlformats.org/drawingml/2006/picture">
                      <pic:pic>
                        <pic:nvPicPr>
                          <pic:cNvPr descr="Telurometro" id="0" name="image34.jpg"/>
                          <pic:cNvPicPr preferRelativeResize="0"/>
                        </pic:nvPicPr>
                        <pic:blipFill>
                          <a:blip r:embed="rId28"/>
                          <a:srcRect b="0" l="0" r="0" t="0"/>
                          <a:stretch>
                            <a:fillRect/>
                          </a:stretch>
                        </pic:blipFill>
                        <pic:spPr>
                          <a:xfrm>
                            <a:off x="0" y="0"/>
                            <a:ext cx="1305028" cy="1239985"/>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57">
            <w:pPr>
              <w:widowControl w:val="0"/>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_i19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8">
            <w:pPr>
              <w:spacing w:after="2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El </w:t>
            </w:r>
            <w:r w:rsidDel="00000000" w:rsidR="00000000" w:rsidRPr="00000000">
              <w:rPr>
                <w:rFonts w:ascii="Arial" w:cs="Arial" w:eastAsia="Arial" w:hAnsi="Arial"/>
                <w:color w:val="000000"/>
                <w:sz w:val="22"/>
                <w:szCs w:val="22"/>
                <w:rtl w:val="0"/>
              </w:rPr>
              <w:t xml:space="preserve">t</w:t>
            </w:r>
            <w:r w:rsidDel="00000000" w:rsidR="00000000" w:rsidRPr="00000000">
              <w:rPr>
                <w:rFonts w:ascii="Arial" w:cs="Arial" w:eastAsia="Arial" w:hAnsi="Arial"/>
                <w:b w:val="1"/>
                <w:color w:val="000000"/>
                <w:sz w:val="22"/>
                <w:szCs w:val="22"/>
                <w:rtl w:val="0"/>
              </w:rPr>
              <w:t xml:space="preserve">elurómetro digital</w:t>
            </w:r>
            <w:r w:rsidDel="00000000" w:rsidR="00000000" w:rsidRPr="00000000">
              <w:rPr>
                <w:rFonts w:ascii="Arial" w:cs="Arial" w:eastAsia="Arial" w:hAnsi="Arial"/>
                <w:color w:val="000000"/>
                <w:sz w:val="22"/>
                <w:szCs w:val="22"/>
                <w:rtl w:val="0"/>
              </w:rPr>
              <w:t xml:space="preserve">: en él el resultado se podrá apreciar directamente con números específicos. Viene con otras funciones que no logra medir el analógico y su uso dependerá de las necesidades de quien lo opera.</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rPr/>
            </w:pPr>
            <w:sdt>
              <w:sdtPr>
                <w:tag w:val="goog_rdk_36"/>
              </w:sdtPr>
              <w:sdtContent>
                <w:commentRangeStart w:id="29"/>
              </w:sdtContent>
            </w:sdt>
            <w:r w:rsidDel="00000000" w:rsidR="00000000" w:rsidRPr="00000000">
              <w:rPr/>
              <w:drawing>
                <wp:inline distB="0" distT="0" distL="0" distR="0">
                  <wp:extent cx="1097179" cy="1097179"/>
                  <wp:effectExtent b="0" l="0" r="0" t="0"/>
                  <wp:docPr descr="Telurometro Digital Uni-t Ut522 Medición Resistencia Tierra" id="385" name="image28.jpg"/>
                  <a:graphic>
                    <a:graphicData uri="http://schemas.openxmlformats.org/drawingml/2006/picture">
                      <pic:pic>
                        <pic:nvPicPr>
                          <pic:cNvPr descr="Telurometro Digital Uni-t Ut522 Medición Resistencia Tierra" id="0" name="image28.jpg"/>
                          <pic:cNvPicPr preferRelativeResize="0"/>
                        </pic:nvPicPr>
                        <pic:blipFill>
                          <a:blip r:embed="rId29"/>
                          <a:srcRect b="0" l="0" r="0" t="0"/>
                          <a:stretch>
                            <a:fillRect/>
                          </a:stretch>
                        </pic:blipFill>
                        <pic:spPr>
                          <a:xfrm>
                            <a:off x="0" y="0"/>
                            <a:ext cx="1097179" cy="1097179"/>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5B">
            <w:pPr>
              <w:widowControl w:val="0"/>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_i20</w:t>
            </w:r>
            <w:r w:rsidDel="00000000" w:rsidR="00000000" w:rsidRPr="00000000">
              <w:rPr>
                <w:rtl w:val="0"/>
              </w:rPr>
            </w:r>
          </w:p>
        </w:tc>
      </w:tr>
    </w:tbl>
    <w:p w:rsidR="00000000" w:rsidDel="00000000" w:rsidP="00000000" w:rsidRDefault="00000000" w:rsidRPr="00000000" w14:paraId="000001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76" w:lineRule="auto"/>
        <w:ind w:left="360" w:firstLine="0"/>
        <w:rPr>
          <w:rFonts w:ascii="Arial" w:cs="Arial" w:eastAsia="Arial" w:hAnsi="Arial"/>
          <w:b w:val="1"/>
          <w:color w:val="ff0000"/>
          <w:sz w:val="22"/>
          <w:szCs w:val="22"/>
        </w:rPr>
      </w:pPr>
      <w:sdt>
        <w:sdtPr>
          <w:tag w:val="goog_rdk_37"/>
        </w:sdtPr>
        <w:sdtContent>
          <w:commentRangeStart w:id="30"/>
        </w:sdtContent>
      </w:sdt>
      <w:r w:rsidDel="00000000" w:rsidR="00000000" w:rsidRPr="00000000">
        <w:rPr>
          <w:rFonts w:ascii="Arial" w:cs="Arial" w:eastAsia="Arial" w:hAnsi="Arial"/>
          <w:b w:val="1"/>
          <w:strike w:val="1"/>
          <w:color w:val="ff0000"/>
          <w:sz w:val="22"/>
          <w:szCs w:val="22"/>
          <w:rtl w:val="0"/>
        </w:rPr>
        <w:t xml:space="preserve">1.4</w:t>
      </w:r>
      <w:r w:rsidDel="00000000" w:rsidR="00000000" w:rsidRPr="00000000">
        <w:rPr>
          <w:rFonts w:ascii="Arial" w:cs="Arial" w:eastAsia="Arial" w:hAnsi="Arial"/>
          <w:b w:val="1"/>
          <w:color w:val="ff0000"/>
          <w:sz w:val="22"/>
          <w:szCs w:val="22"/>
          <w:rtl w:val="0"/>
        </w:rPr>
        <w:t xml:space="preserve"> </w:t>
      </w:r>
      <w:commentRangeEnd w:id="30"/>
      <w:r w:rsidDel="00000000" w:rsidR="00000000" w:rsidRPr="00000000">
        <w:commentReference w:id="30"/>
      </w:r>
      <w:r w:rsidDel="00000000" w:rsidR="00000000" w:rsidRPr="00000000">
        <w:rPr>
          <w:rFonts w:ascii="Arial" w:cs="Arial" w:eastAsia="Arial" w:hAnsi="Arial"/>
          <w:b w:val="1"/>
          <w:color w:val="ff0000"/>
          <w:sz w:val="22"/>
          <w:szCs w:val="22"/>
          <w:rtl w:val="0"/>
        </w:rPr>
        <w:t xml:space="preserve">Medición de impedancia y potencia</w:t>
      </w:r>
    </w:p>
    <w:p w:rsidR="00000000" w:rsidDel="00000000" w:rsidP="00000000" w:rsidRDefault="00000000" w:rsidRPr="00000000" w14:paraId="00000160">
      <w:pPr>
        <w:rPr>
          <w:b w:val="1"/>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62">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3">
            <w:pPr>
              <w:shd w:fill="ffffff" w:val="clear"/>
              <w:rPr>
                <w:rFonts w:ascii="Arial" w:cs="Arial" w:eastAsia="Arial" w:hAnsi="Arial"/>
                <w:color w:val="ff0000"/>
                <w:sz w:val="22"/>
                <w:szCs w:val="22"/>
              </w:rPr>
            </w:pPr>
            <w:sdt>
              <w:sdtPr>
                <w:tag w:val="goog_rdk_38"/>
              </w:sdtPr>
              <w:sdtContent>
                <w:commentRangeStart w:id="31"/>
              </w:sdtContent>
            </w:sdt>
            <w:commentRangeEnd w:id="31"/>
            <w:r w:rsidDel="00000000" w:rsidR="00000000" w:rsidRPr="00000000">
              <w:commentReference w:id="31"/>
            </w:r>
            <w:r w:rsidDel="00000000" w:rsidR="00000000" w:rsidRPr="00000000">
              <w:rPr>
                <w:rFonts w:ascii="Arial" w:cs="Arial" w:eastAsia="Arial" w:hAnsi="Arial"/>
                <w:color w:val="ff0000"/>
                <w:sz w:val="22"/>
                <w:szCs w:val="22"/>
                <w:rtl w:val="0"/>
              </w:rPr>
              <w:t xml:space="preserve">La medición de impedancia y potencia es fundamental durante el proceso de mantenimiento e instalación eléctrica debido a que son parámetros que trabajan de manera articulada en la caracterización y funcionamiento de circuitos y componentes electrónicos. Siendo así, a continuación se detallará lo que significa cada uno:</w:t>
            </w:r>
          </w:p>
          <w:p w:rsidR="00000000" w:rsidDel="00000000" w:rsidP="00000000" w:rsidRDefault="00000000" w:rsidRPr="00000000" w14:paraId="00000164">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5">
            <w:pPr>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color w:val="ff0000"/>
        </w:rPr>
      </w:pPr>
      <w:sdt>
        <w:sdtPr>
          <w:tag w:val="goog_rdk_39"/>
        </w:sdtPr>
        <w:sdtContent>
          <w:commentRangeStart w:id="32"/>
        </w:sdtContent>
      </w:sdt>
      <w:r w:rsidDel="00000000" w:rsidR="00000000" w:rsidRPr="00000000">
        <w:rPr>
          <w:rFonts w:ascii="Arial" w:cs="Arial" w:eastAsia="Arial" w:hAnsi="Arial"/>
          <w:b w:val="1"/>
          <w:color w:val="ff0000"/>
          <w:sz w:val="22"/>
          <w:szCs w:val="22"/>
          <w:rtl w:val="0"/>
        </w:rPr>
        <w:t xml:space="preserve">Impedancia</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6C">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D">
            <w:pPr>
              <w:jc w:val="both"/>
              <w:rPr>
                <w:rFonts w:ascii="Arial" w:cs="Arial" w:eastAsia="Arial" w:hAnsi="Arial"/>
                <w:strike w:val="1"/>
                <w:color w:val="ff0000"/>
                <w:sz w:val="22"/>
                <w:szCs w:val="22"/>
              </w:rPr>
            </w:pPr>
            <w:sdt>
              <w:sdtPr>
                <w:tag w:val="goog_rdk_40"/>
              </w:sdtPr>
              <w:sdtContent>
                <w:commentRangeStart w:id="33"/>
              </w:sdtContent>
            </w:sdt>
            <w:r w:rsidDel="00000000" w:rsidR="00000000" w:rsidRPr="00000000">
              <w:rPr>
                <w:rFonts w:ascii="Arial" w:cs="Arial" w:eastAsia="Arial" w:hAnsi="Arial"/>
                <w:b w:val="1"/>
                <w:strike w:val="1"/>
                <w:color w:val="ff0000"/>
                <w:sz w:val="22"/>
                <w:szCs w:val="22"/>
                <w:rtl w:val="0"/>
              </w:rPr>
              <w:t xml:space="preserve">Impedancia:</w:t>
            </w:r>
            <w:r w:rsidDel="00000000" w:rsidR="00000000" w:rsidRPr="00000000">
              <w:rPr>
                <w:rFonts w:ascii="Arial" w:cs="Arial" w:eastAsia="Arial" w:hAnsi="Arial"/>
                <w:strike w:val="1"/>
                <w:color w:val="ff0000"/>
                <w:sz w:val="22"/>
                <w:szCs w:val="22"/>
                <w:rtl w:val="0"/>
              </w:rPr>
              <w:t xml:space="preserve"> </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6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F">
            <w:pPr>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Indica la resistencia compleja u oposición al flujo de corriente alterna.</w:t>
            </w:r>
            <w:r w:rsidDel="00000000" w:rsidR="00000000" w:rsidRPr="00000000">
              <w:rPr>
                <w:color w:val="ff0000"/>
                <w:sz w:val="22"/>
                <w:szCs w:val="22"/>
                <w:rtl w:val="0"/>
              </w:rPr>
              <w:t xml:space="preserve"> </w:t>
            </w:r>
            <w:r w:rsidDel="00000000" w:rsidR="00000000" w:rsidRPr="00000000">
              <w:rPr>
                <w:rFonts w:ascii="Arial" w:cs="Arial" w:eastAsia="Arial" w:hAnsi="Arial"/>
                <w:color w:val="ff0000"/>
                <w:sz w:val="22"/>
                <w:szCs w:val="22"/>
                <w:rtl w:val="0"/>
              </w:rPr>
              <w:t xml:space="preserve">Se</w:t>
            </w:r>
            <w:r w:rsidDel="00000000" w:rsidR="00000000" w:rsidRPr="00000000">
              <w:rPr>
                <w:color w:val="ff0000"/>
                <w:sz w:val="22"/>
                <w:szCs w:val="22"/>
                <w:rtl w:val="0"/>
              </w:rPr>
              <w:t xml:space="preserve"> </w:t>
            </w:r>
            <w:r w:rsidDel="00000000" w:rsidR="00000000" w:rsidRPr="00000000">
              <w:rPr>
                <w:rFonts w:ascii="Arial" w:cs="Arial" w:eastAsia="Arial" w:hAnsi="Arial"/>
                <w:color w:val="ff0000"/>
                <w:sz w:val="22"/>
                <w:szCs w:val="22"/>
                <w:rtl w:val="0"/>
              </w:rPr>
              <w:t xml:space="preserve">expresa usando el símbolo Z y el ohmio (Ω)</w:t>
            </w:r>
            <w:r w:rsidDel="00000000" w:rsidR="00000000" w:rsidRPr="00000000">
              <w:rPr>
                <w:color w:val="ff0000"/>
                <w:sz w:val="22"/>
                <w:szCs w:val="22"/>
                <w:rtl w:val="0"/>
              </w:rPr>
              <w:t xml:space="preserve"> </w:t>
            </w:r>
            <w:r w:rsidDel="00000000" w:rsidR="00000000" w:rsidRPr="00000000">
              <w:rPr>
                <w:rFonts w:ascii="Arial" w:cs="Arial" w:eastAsia="Arial" w:hAnsi="Arial"/>
                <w:color w:val="ff0000"/>
                <w:sz w:val="22"/>
                <w:szCs w:val="22"/>
                <w:rtl w:val="0"/>
              </w:rPr>
              <w:t xml:space="preserve">como</w:t>
            </w:r>
            <w:r w:rsidDel="00000000" w:rsidR="00000000" w:rsidRPr="00000000">
              <w:rPr>
                <w:color w:val="ff0000"/>
                <w:sz w:val="22"/>
                <w:szCs w:val="22"/>
                <w:rtl w:val="0"/>
              </w:rPr>
              <w:t xml:space="preserve"> </w:t>
            </w:r>
            <w:r w:rsidDel="00000000" w:rsidR="00000000" w:rsidRPr="00000000">
              <w:rPr>
                <w:rFonts w:ascii="Arial" w:cs="Arial" w:eastAsia="Arial" w:hAnsi="Arial"/>
                <w:color w:val="ff0000"/>
                <w:sz w:val="22"/>
                <w:szCs w:val="22"/>
                <w:rtl w:val="0"/>
              </w:rPr>
              <w:t xml:space="preserve">una unidad. Los números más grandes indican una mayor resistencia al flujo de electricidad, mientras</w:t>
            </w:r>
            <w:r w:rsidDel="00000000" w:rsidR="00000000" w:rsidRPr="00000000">
              <w:rPr>
                <w:color w:val="ff0000"/>
                <w:sz w:val="22"/>
                <w:szCs w:val="22"/>
                <w:rtl w:val="0"/>
              </w:rPr>
              <w:t xml:space="preserve"> </w:t>
            </w:r>
            <w:r w:rsidDel="00000000" w:rsidR="00000000" w:rsidRPr="00000000">
              <w:rPr>
                <w:rFonts w:ascii="Arial" w:cs="Arial" w:eastAsia="Arial" w:hAnsi="Arial"/>
                <w:color w:val="ff0000"/>
                <w:sz w:val="22"/>
                <w:szCs w:val="22"/>
                <w:rtl w:val="0"/>
              </w:rPr>
              <w:t xml:space="preserve">que</w:t>
            </w:r>
            <w:r w:rsidDel="00000000" w:rsidR="00000000" w:rsidRPr="00000000">
              <w:rPr>
                <w:color w:val="ff0000"/>
                <w:sz w:val="22"/>
                <w:szCs w:val="22"/>
                <w:rtl w:val="0"/>
              </w:rPr>
              <w:t xml:space="preserve"> </w:t>
            </w:r>
            <w:r w:rsidDel="00000000" w:rsidR="00000000" w:rsidRPr="00000000">
              <w:rPr>
                <w:rFonts w:ascii="Arial" w:cs="Arial" w:eastAsia="Arial" w:hAnsi="Arial"/>
                <w:color w:val="ff0000"/>
                <w:sz w:val="22"/>
                <w:szCs w:val="22"/>
                <w:rtl w:val="0"/>
              </w:rPr>
              <w:t xml:space="preserve">los números más pequeños indican menos resistencia.</w:t>
            </w:r>
          </w:p>
          <w:p w:rsidR="00000000" w:rsidDel="00000000" w:rsidP="00000000" w:rsidRDefault="00000000" w:rsidRPr="00000000" w14:paraId="0000017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instrumentos más utilizados para la medición de impedancia son el medidor o puente LCR y el analizador de impedancia.</w:t>
            </w:r>
          </w:p>
          <w:p w:rsidR="00000000" w:rsidDel="00000000" w:rsidP="00000000" w:rsidRDefault="00000000" w:rsidRPr="00000000" w14:paraId="0000017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medidores LCR y los medidores de impedancia están diseñados para probar y validar la impedancia de componentes electrónicos en ciertas frecuencias o en una amplia gama de frecuencias. Si la impedancia no es acorde con las especificaciones, el circuito no funcionará según lo previsto.</w:t>
            </w:r>
          </w:p>
          <w:p w:rsidR="00000000" w:rsidDel="00000000" w:rsidP="00000000" w:rsidRDefault="00000000" w:rsidRPr="00000000" w14:paraId="0000017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5">
            <w:pPr>
              <w:jc w:val="center"/>
              <w:rPr/>
            </w:pPr>
            <w:sdt>
              <w:sdtPr>
                <w:tag w:val="goog_rdk_41"/>
              </w:sdtPr>
              <w:sdtContent>
                <w:commentRangeStart w:id="34"/>
              </w:sdtContent>
            </w:sdt>
            <w:r w:rsidDel="00000000" w:rsidR="00000000" w:rsidRPr="00000000">
              <w:rPr/>
              <w:drawing>
                <wp:inline distB="0" distT="0" distL="0" distR="0">
                  <wp:extent cx="2002850" cy="955071"/>
                  <wp:effectExtent b="0" l="0" r="0" t="0"/>
                  <wp:docPr descr="Que es la Impedancia Eléctrica | Calculo en Serie y Paralelo" id="356" name="image9.png"/>
                  <a:graphic>
                    <a:graphicData uri="http://schemas.openxmlformats.org/drawingml/2006/picture">
                      <pic:pic>
                        <pic:nvPicPr>
                          <pic:cNvPr descr="Que es la Impedancia Eléctrica | Calculo en Serie y Paralelo" id="0" name="image9.png"/>
                          <pic:cNvPicPr preferRelativeResize="0"/>
                        </pic:nvPicPr>
                        <pic:blipFill>
                          <a:blip r:embed="rId30"/>
                          <a:srcRect b="0" l="0" r="0" t="0"/>
                          <a:stretch>
                            <a:fillRect/>
                          </a:stretch>
                        </pic:blipFill>
                        <pic:spPr>
                          <a:xfrm>
                            <a:off x="0" y="0"/>
                            <a:ext cx="2002850" cy="955071"/>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7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_i21</w:t>
            </w:r>
            <w:r w:rsidDel="00000000" w:rsidR="00000000" w:rsidRPr="00000000">
              <w:rPr>
                <w:rtl w:val="0"/>
              </w:rPr>
            </w:r>
          </w:p>
        </w:tc>
      </w:tr>
    </w:tbl>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color w:val="ff0000"/>
        </w:rPr>
      </w:pPr>
      <w:sdt>
        <w:sdtPr>
          <w:tag w:val="goog_rdk_42"/>
        </w:sdtPr>
        <w:sdtContent>
          <w:commentRangeStart w:id="35"/>
        </w:sdtContent>
      </w:sdt>
      <w:r w:rsidDel="00000000" w:rsidR="00000000" w:rsidRPr="00000000">
        <w:rPr>
          <w:rFonts w:ascii="Arial" w:cs="Arial" w:eastAsia="Arial" w:hAnsi="Arial"/>
          <w:b w:val="1"/>
          <w:color w:val="ff0000"/>
          <w:sz w:val="22"/>
          <w:szCs w:val="22"/>
          <w:rtl w:val="0"/>
        </w:rPr>
        <w:t xml:space="preserve">Potencia</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C">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D">
            <w:pPr>
              <w:rPr>
                <w:rFonts w:ascii="Arial" w:cs="Arial" w:eastAsia="Arial" w:hAnsi="Arial"/>
                <w:sz w:val="22"/>
                <w:szCs w:val="22"/>
              </w:rPr>
            </w:pPr>
            <w:r w:rsidDel="00000000" w:rsidR="00000000" w:rsidRPr="00000000">
              <w:rPr>
                <w:rFonts w:ascii="Arial" w:cs="Arial" w:eastAsia="Arial" w:hAnsi="Arial"/>
                <w:sz w:val="22"/>
                <w:szCs w:val="22"/>
                <w:rtl w:val="0"/>
              </w:rPr>
              <w:t xml:space="preserve">Por su lado, la</w:t>
            </w:r>
            <w:r w:rsidDel="00000000" w:rsidR="00000000" w:rsidRPr="00000000">
              <w:rPr>
                <w:rFonts w:ascii="Arial" w:cs="Arial" w:eastAsia="Arial" w:hAnsi="Arial"/>
                <w:b w:val="1"/>
                <w:sz w:val="22"/>
                <w:szCs w:val="22"/>
                <w:rtl w:val="0"/>
              </w:rPr>
              <w:t xml:space="preserve"> potencia</w:t>
            </w:r>
            <w:r w:rsidDel="00000000" w:rsidR="00000000" w:rsidRPr="00000000">
              <w:rPr>
                <w:rFonts w:ascii="Arial" w:cs="Arial" w:eastAsia="Arial" w:hAnsi="Arial"/>
                <w:sz w:val="22"/>
                <w:szCs w:val="22"/>
                <w:rtl w:val="0"/>
              </w:rPr>
              <w:t xml:space="preserve"> es la</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magnitud</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física que relaciona la energía consumida en una unidad de tiempo (un segundo, por ejemplo). En el sistema internacional (SI) la unidad de medición de la</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potencia</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es el W (vatio).</w:t>
            </w:r>
          </w:p>
          <w:p w:rsidR="00000000" w:rsidDel="00000000" w:rsidP="00000000" w:rsidRDefault="00000000" w:rsidRPr="00000000" w14:paraId="0000017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F">
            <w:pPr>
              <w:rPr>
                <w:rFonts w:ascii="Arial" w:cs="Arial" w:eastAsia="Arial" w:hAnsi="Arial"/>
                <w:sz w:val="22"/>
                <w:szCs w:val="22"/>
              </w:rPr>
            </w:pPr>
            <w:r w:rsidDel="00000000" w:rsidR="00000000" w:rsidRPr="00000000">
              <w:rPr>
                <w:rFonts w:ascii="Arial" w:cs="Arial" w:eastAsia="Arial" w:hAnsi="Arial"/>
                <w:sz w:val="22"/>
                <w:szCs w:val="22"/>
                <w:rtl w:val="0"/>
              </w:rPr>
              <w:t xml:space="preserve">La potencia eléctrica se puede definir como la cantidad de energía eléctrica que se genera o se consume cada segundo.</w:t>
              <w:br w:type="textWrapping"/>
              <w:t xml:space="preserve"> </w:t>
              <w:br w:type="textWrapping"/>
              <w:t xml:space="preserve">El siguiente ejemplo ilustra lo indicado. La potencia de una lámpara o bombilla sería la cantidad de luz que emite por unidad de tiempo. En un timbre, la cantidad de sonido que emite por unidad de tiempo; en un radiador, la cantidad de calor que emite por unidad de tiempo. Se mide en </w:t>
            </w:r>
            <w:r w:rsidDel="00000000" w:rsidR="00000000" w:rsidRPr="00000000">
              <w:rPr>
                <w:rFonts w:ascii="Arial" w:cs="Arial" w:eastAsia="Arial" w:hAnsi="Arial"/>
                <w:b w:val="1"/>
                <w:sz w:val="22"/>
                <w:szCs w:val="22"/>
                <w:rtl w:val="0"/>
              </w:rPr>
              <w:t xml:space="preserve">vatios (W)</w:t>
            </w:r>
            <w:r w:rsidDel="00000000" w:rsidR="00000000" w:rsidRPr="00000000">
              <w:rPr>
                <w:rFonts w:ascii="Arial" w:cs="Arial" w:eastAsia="Arial" w:hAnsi="Arial"/>
                <w:sz w:val="22"/>
                <w:szCs w:val="22"/>
                <w:rtl w:val="0"/>
              </w:rPr>
              <w:t xml:space="preserve"> y se representa con la letra </w:t>
            </w:r>
            <w:r w:rsidDel="00000000" w:rsidR="00000000" w:rsidRPr="00000000">
              <w:rPr>
                <w:rFonts w:ascii="Arial" w:cs="Arial" w:eastAsia="Arial" w:hAnsi="Arial"/>
                <w:b w:val="1"/>
                <w:sz w:val="22"/>
                <w:szCs w:val="22"/>
                <w:rtl w:val="0"/>
              </w:rPr>
              <w:t xml:space="preserve">P</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8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1">
            <w:pPr>
              <w:jc w:val="center"/>
              <w:rPr/>
            </w:pPr>
            <w:r w:rsidDel="00000000" w:rsidR="00000000" w:rsidRPr="00000000">
              <w:rPr>
                <w:rtl w:val="0"/>
              </w:rPr>
              <w:t xml:space="preserve">     </w:t>
            </w:r>
            <w:sdt>
              <w:sdtPr>
                <w:tag w:val="goog_rdk_43"/>
              </w:sdtPr>
              <w:sdtContent>
                <w:commentRangeStart w:id="36"/>
              </w:sdtContent>
            </w:sdt>
            <w:r w:rsidDel="00000000" w:rsidR="00000000" w:rsidRPr="00000000">
              <w:rPr/>
              <w:drawing>
                <wp:inline distB="0" distT="0" distL="0" distR="0">
                  <wp:extent cx="2870191" cy="1105149"/>
                  <wp:effectExtent b="0" l="0" r="0" t="0"/>
                  <wp:docPr descr="potencia electrica" id="357" name="image29.jpg"/>
                  <a:graphic>
                    <a:graphicData uri="http://schemas.openxmlformats.org/drawingml/2006/picture">
                      <pic:pic>
                        <pic:nvPicPr>
                          <pic:cNvPr descr="potencia electrica" id="0" name="image29.jpg"/>
                          <pic:cNvPicPr preferRelativeResize="0"/>
                        </pic:nvPicPr>
                        <pic:blipFill>
                          <a:blip r:embed="rId31"/>
                          <a:srcRect b="0" l="0" r="0" t="0"/>
                          <a:stretch>
                            <a:fillRect/>
                          </a:stretch>
                        </pic:blipFill>
                        <pic:spPr>
                          <a:xfrm>
                            <a:off x="0" y="0"/>
                            <a:ext cx="2870191" cy="1105149"/>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8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_i22</w:t>
            </w:r>
            <w:r w:rsidDel="00000000" w:rsidR="00000000" w:rsidRPr="00000000">
              <w:rPr>
                <w:rtl w:val="0"/>
              </w:rPr>
            </w:r>
          </w:p>
        </w:tc>
      </w:tr>
    </w:tbl>
    <w:p w:rsidR="00000000" w:rsidDel="00000000" w:rsidP="00000000" w:rsidRDefault="00000000" w:rsidRPr="00000000" w14:paraId="0000018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5">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86">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Normas técnicas</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2"/>
          <w:szCs w:val="22"/>
        </w:rPr>
      </w:pPr>
      <w:r w:rsidDel="00000000" w:rsidR="00000000" w:rsidRPr="00000000">
        <w:rPr>
          <w:rtl w:val="0"/>
        </w:rPr>
      </w:r>
    </w:p>
    <w:tbl>
      <w:tblPr>
        <w:tblStyle w:val="Table1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A">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 primero de mayo de 2005 entró a regir en Colombia el </w:t>
            </w:r>
            <w:r w:rsidDel="00000000" w:rsidR="00000000" w:rsidRPr="00000000">
              <w:rPr>
                <w:rFonts w:ascii="Arial" w:cs="Arial" w:eastAsia="Arial" w:hAnsi="Arial"/>
                <w:b w:val="1"/>
                <w:i w:val="1"/>
                <w:sz w:val="22"/>
                <w:szCs w:val="22"/>
                <w:rtl w:val="0"/>
              </w:rPr>
              <w:t xml:space="preserve">Reglamento técnico de instalaciones eléctricas - RETIE</w:t>
            </w:r>
            <w:r w:rsidDel="00000000" w:rsidR="00000000" w:rsidRPr="00000000">
              <w:rPr>
                <w:rFonts w:ascii="Arial" w:cs="Arial" w:eastAsia="Arial" w:hAnsi="Arial"/>
                <w:b w:val="1"/>
                <w:sz w:val="22"/>
                <w:szCs w:val="22"/>
                <w:rtl w:val="0"/>
              </w:rPr>
              <w:t xml:space="preserve">. Este insumo establece medidas que garantizan la “seguridad” de las personas, de la vida animal y vegetal y la preservación del medio ambiente al prevenir, minimizar o eliminar los riesgos de origen eléctrico.</w:t>
            </w:r>
          </w:p>
          <w:p w:rsidR="00000000" w:rsidDel="00000000" w:rsidP="00000000" w:rsidRDefault="00000000" w:rsidRPr="00000000" w14:paraId="0000018C">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D">
            <w:pPr>
              <w:jc w:val="center"/>
              <w:rPr/>
            </w:pPr>
            <w:r w:rsidDel="00000000" w:rsidR="00000000" w:rsidRPr="00000000">
              <w:rPr>
                <w:rtl w:val="0"/>
              </w:rPr>
              <w:t xml:space="preserve">     </w:t>
            </w:r>
            <w:sdt>
              <w:sdtPr>
                <w:tag w:val="goog_rdk_44"/>
              </w:sdtPr>
              <w:sdtContent>
                <w:commentRangeStart w:id="37"/>
              </w:sdtContent>
            </w:sdt>
            <w:r w:rsidDel="00000000" w:rsidR="00000000" w:rsidRPr="00000000">
              <w:rPr/>
              <w:drawing>
                <wp:inline distB="0" distT="0" distL="0" distR="0">
                  <wp:extent cx="2141695" cy="1427055"/>
                  <wp:effectExtent b="0" l="0" r="0" t="0"/>
                  <wp:docPr descr="Electricistas manos probando corriente eléctrica en panel de control." id="358" name="image3.jpg"/>
                  <a:graphic>
                    <a:graphicData uri="http://schemas.openxmlformats.org/drawingml/2006/picture">
                      <pic:pic>
                        <pic:nvPicPr>
                          <pic:cNvPr descr="Electricistas manos probando corriente eléctrica en panel de control." id="0" name="image3.jpg"/>
                          <pic:cNvPicPr preferRelativeResize="0"/>
                        </pic:nvPicPr>
                        <pic:blipFill>
                          <a:blip r:embed="rId32"/>
                          <a:srcRect b="0" l="0" r="0" t="0"/>
                          <a:stretch>
                            <a:fillRect/>
                          </a:stretch>
                        </pic:blipFill>
                        <pic:spPr>
                          <a:xfrm>
                            <a:off x="0" y="0"/>
                            <a:ext cx="2141695" cy="1427055"/>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8E">
            <w:pPr>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_i23</w:t>
            </w:r>
            <w:r w:rsidDel="00000000" w:rsidR="00000000" w:rsidRPr="00000000">
              <w:rPr>
                <w:rtl w:val="0"/>
              </w:rPr>
            </w:r>
          </w:p>
          <w:p w:rsidR="00000000" w:rsidDel="00000000" w:rsidP="00000000" w:rsidRDefault="00000000" w:rsidRPr="00000000" w14:paraId="0000018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reglamento se consideran como instalaciones eléctricas los circuitos con sus componentes tales como conductores, equipos, máquinas y aparatos que conforman un sistema eléctrico y que se utilizan para la generación, transmisión, transformación, distribución o uso final de la energía eléctrica dentro de los límites de tensión y frecuencia.</w:t>
            </w:r>
          </w:p>
          <w:p w:rsidR="00000000" w:rsidDel="00000000" w:rsidP="00000000" w:rsidRDefault="00000000" w:rsidRPr="00000000" w14:paraId="0000019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requisitos y prescripciones técnicas del reglamento son de obligatorio cumplimiento en Colombia en todas las instalaciones nuevas, remodelaciones o ampliaciones, públicas o privadas, con valor de tensión nominal mayor o igual a 25 V y menor o igual a 500 kV de corriente alterna (CA), con frecuencia de servicio nominal inferior a 1000 Hz y mayor o igual a 48 V en corriente continua (CC).</w:t>
            </w:r>
          </w:p>
          <w:p w:rsidR="00000000" w:rsidDel="00000000" w:rsidP="00000000" w:rsidRDefault="00000000" w:rsidRPr="00000000" w14:paraId="00000193">
            <w:pPr>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95">
      <w:pPr>
        <w:rPr>
          <w:b w:val="1"/>
        </w:rPr>
      </w:pPr>
      <w:r w:rsidDel="00000000" w:rsidR="00000000" w:rsidRPr="00000000">
        <w:rPr>
          <w:rtl w:val="0"/>
        </w:rPr>
      </w:r>
    </w:p>
    <w:tbl>
      <w:tblPr>
        <w:tblStyle w:val="Table1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7">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spacing w:before="300" w:lineRule="auto"/>
              <w:rPr>
                <w:rFonts w:ascii="Arial" w:cs="Arial" w:eastAsia="Arial" w:hAnsi="Arial"/>
                <w:color w:val="ff0000"/>
                <w:sz w:val="22"/>
                <w:szCs w:val="22"/>
              </w:rPr>
            </w:pPr>
            <w:sdt>
              <w:sdtPr>
                <w:tag w:val="goog_rdk_45"/>
              </w:sdtPr>
              <w:sdtContent>
                <w:commentRangeStart w:id="38"/>
              </w:sdtContent>
            </w:sdt>
            <w:r w:rsidDel="00000000" w:rsidR="00000000" w:rsidRPr="00000000">
              <w:rPr>
                <w:rFonts w:ascii="Arial" w:cs="Arial" w:eastAsia="Arial" w:hAnsi="Arial"/>
                <w:color w:val="ff0000"/>
                <w:sz w:val="22"/>
                <w:szCs w:val="22"/>
                <w:rtl w:val="0"/>
              </w:rPr>
              <w:t xml:space="preserve">Por ser el RETIE la base de las instalaciones eléctricas es relevante conocer su uso específico, el cual se expone a continuación:</w:t>
            </w:r>
            <w:commentRangeEnd w:id="38"/>
            <w:r w:rsidDel="00000000" w:rsidR="00000000" w:rsidRPr="00000000">
              <w:commentReference w:id="38"/>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B">
            <w:pPr>
              <w:jc w:val="center"/>
              <w:rPr/>
            </w:pPr>
            <w:sdt>
              <w:sdtPr>
                <w:tag w:val="goog_rdk_46"/>
              </w:sdtPr>
              <w:sdtContent>
                <w:commentRangeStart w:id="39"/>
              </w:sdtContent>
            </w:sdt>
            <w:r w:rsidDel="00000000" w:rsidR="00000000" w:rsidRPr="00000000">
              <w:rPr/>
              <w:drawing>
                <wp:inline distB="0" distT="0" distL="0" distR="0">
                  <wp:extent cx="2786986" cy="1888640"/>
                  <wp:effectExtent b="0" l="0" r="0" t="0"/>
                  <wp:docPr descr="Infografía elemento de 6 pasos. diagrama de gráfico circular, diseño gráfico de negocios." id="359" name="image5.jpg"/>
                  <a:graphic>
                    <a:graphicData uri="http://schemas.openxmlformats.org/drawingml/2006/picture">
                      <pic:pic>
                        <pic:nvPicPr>
                          <pic:cNvPr descr="Infografía elemento de 6 pasos. diagrama de gráfico circular, diseño gráfico de negocios." id="0" name="image5.jpg"/>
                          <pic:cNvPicPr preferRelativeResize="0"/>
                        </pic:nvPicPr>
                        <pic:blipFill>
                          <a:blip r:embed="rId33"/>
                          <a:srcRect b="0" l="0" r="0" t="0"/>
                          <a:stretch>
                            <a:fillRect/>
                          </a:stretch>
                        </pic:blipFill>
                        <pic:spPr>
                          <a:xfrm>
                            <a:off x="0" y="0"/>
                            <a:ext cx="2786986" cy="1888640"/>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rPr>
                <w:rFonts w:ascii="Arial" w:cs="Arial" w:eastAsia="Arial" w:hAnsi="Arial"/>
                <w:sz w:val="22"/>
                <w:szCs w:val="22"/>
              </w:rPr>
            </w:pPr>
            <w:r w:rsidDel="00000000" w:rsidR="00000000" w:rsidRPr="00000000">
              <w:rPr>
                <w:rFonts w:ascii="Arial" w:cs="Arial" w:eastAsia="Arial" w:hAnsi="Arial"/>
                <w:sz w:val="22"/>
                <w:szCs w:val="22"/>
                <w:rtl w:val="0"/>
              </w:rPr>
              <w:t xml:space="preserve">En el centro colocar el texto de la introducción y alrededor lo siguiente:</w:t>
            </w:r>
          </w:p>
          <w:p w:rsidR="00000000" w:rsidDel="00000000" w:rsidP="00000000" w:rsidRDefault="00000000" w:rsidRPr="00000000" w14:paraId="0000019F">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Toda instalación eléctrica nueva.</w:t>
            </w:r>
            <w:r w:rsidDel="00000000" w:rsidR="00000000" w:rsidRPr="00000000">
              <w:rPr>
                <w:rtl w:val="0"/>
              </w:rPr>
            </w:r>
          </w:p>
          <w:p w:rsidR="00000000" w:rsidDel="00000000" w:rsidP="00000000" w:rsidRDefault="00000000" w:rsidRPr="00000000" w14:paraId="000001A0">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Toda ampliación de una instalación eléctrica.</w:t>
            </w:r>
            <w:r w:rsidDel="00000000" w:rsidR="00000000" w:rsidRPr="00000000">
              <w:rPr>
                <w:rtl w:val="0"/>
              </w:rPr>
            </w:r>
          </w:p>
          <w:p w:rsidR="00000000" w:rsidDel="00000000" w:rsidP="00000000" w:rsidRDefault="00000000" w:rsidRPr="00000000" w14:paraId="000001A1">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Toda remodelación de una instalación eléctrica que se realice en los procesos de generación, transmisión, transformación, distribución y utilización de la energía eléctrica. </w:t>
            </w:r>
            <w:r w:rsidDel="00000000" w:rsidR="00000000" w:rsidRPr="00000000">
              <w:rPr>
                <w:rtl w:val="0"/>
              </w:rPr>
            </w:r>
          </w:p>
          <w:p w:rsidR="00000000" w:rsidDel="00000000" w:rsidP="00000000" w:rsidRDefault="00000000" w:rsidRPr="00000000" w14:paraId="000001A2">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Personas que intervienen en la instalación.</w:t>
            </w:r>
            <w:r w:rsidDel="00000000" w:rsidR="00000000" w:rsidRPr="00000000">
              <w:rPr>
                <w:rtl w:val="0"/>
              </w:rPr>
            </w:r>
          </w:p>
          <w:p w:rsidR="00000000" w:rsidDel="00000000" w:rsidP="00000000" w:rsidRDefault="00000000" w:rsidRPr="00000000" w14:paraId="000001A3">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Instalaciones de corriente continua mayores o iguales a 50 V y de corriente alterna entre 25 V y 500 kV.</w:t>
            </w:r>
            <w:r w:rsidDel="00000000" w:rsidR="00000000" w:rsidRPr="00000000">
              <w:rPr>
                <w:rtl w:val="0"/>
              </w:rPr>
            </w:r>
          </w:p>
          <w:p w:rsidR="00000000" w:rsidDel="00000000" w:rsidP="00000000" w:rsidRDefault="00000000" w:rsidRPr="00000000" w14:paraId="000001A4">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Instalaciones eléctricas de frecuencia inferior a 1000 Hz.</w:t>
            </w:r>
            <w:r w:rsidDel="00000000" w:rsidR="00000000" w:rsidRPr="00000000">
              <w:rPr>
                <w:rtl w:val="0"/>
              </w:rPr>
            </w:r>
          </w:p>
          <w:p w:rsidR="00000000" w:rsidDel="00000000" w:rsidP="00000000" w:rsidRDefault="00000000" w:rsidRPr="00000000" w14:paraId="000001A5">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Instalaciones públicas o para la prestación del servicio público y privado.</w:t>
            </w:r>
            <w:r w:rsidDel="00000000" w:rsidR="00000000" w:rsidRPr="00000000">
              <w:rPr>
                <w:rtl w:val="0"/>
              </w:rPr>
            </w:r>
          </w:p>
          <w:p w:rsidR="00000000" w:rsidDel="00000000" w:rsidP="00000000" w:rsidRDefault="00000000" w:rsidRPr="00000000" w14:paraId="000001A6">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Instalaciones de menos de 10 kVA no les cubre la obligatoriedad de tener diseños eléctricos. </w:t>
            </w:r>
            <w:r w:rsidDel="00000000" w:rsidR="00000000" w:rsidRPr="00000000">
              <w:rPr>
                <w:rtl w:val="0"/>
              </w:rPr>
            </w:r>
          </w:p>
          <w:p w:rsidR="00000000" w:rsidDel="00000000" w:rsidP="00000000" w:rsidRDefault="00000000" w:rsidRPr="00000000" w14:paraId="000001A7">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Fonts w:ascii="Arial" w:cs="Arial" w:eastAsia="Arial" w:hAnsi="Arial"/>
                <w:color w:val="000000"/>
                <w:sz w:val="22"/>
                <w:szCs w:val="22"/>
                <w:rtl w:val="0"/>
              </w:rPr>
              <w:t xml:space="preserve">Para la inspección de instalaciones eléctricas solo se podrá otorgar “Aprobado” o “No Aprobado”.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AA">
            <w:pPr>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_i24</w:t>
            </w:r>
            <w:r w:rsidDel="00000000" w:rsidR="00000000" w:rsidRPr="00000000">
              <w:rPr>
                <w:rtl w:val="0"/>
              </w:rPr>
            </w:r>
          </w:p>
        </w:tc>
      </w:tr>
    </w:tbl>
    <w:p w:rsidR="00000000" w:rsidDel="00000000" w:rsidP="00000000" w:rsidRDefault="00000000" w:rsidRPr="00000000" w14:paraId="000001AB">
      <w:pPr>
        <w:spacing w:before="300" w:lineRule="auto"/>
        <w:rPr>
          <w:rFonts w:ascii="Arial" w:cs="Arial" w:eastAsia="Arial" w:hAnsi="Arial"/>
          <w:b w:val="1"/>
          <w:sz w:val="22"/>
          <w:szCs w:val="22"/>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AD">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Profundizando lo visto, la inspección eléctrica de una instalación requiere de la observación, medición, verificación y evaluación, con el fin de buscar evidencias objetivas que indiquen que una instalación eléctrica fue realizada según los requerimientos establecidos por el </w:t>
            </w:r>
            <w:r w:rsidDel="00000000" w:rsidR="00000000" w:rsidRPr="00000000">
              <w:rPr>
                <w:rFonts w:ascii="Arial" w:cs="Arial" w:eastAsia="Arial" w:hAnsi="Arial"/>
                <w:i w:val="1"/>
                <w:sz w:val="22"/>
                <w:szCs w:val="22"/>
                <w:rtl w:val="0"/>
              </w:rPr>
              <w:t xml:space="preserve">Reglamento técnico de instalaciones eléctricas RETIE</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1B0">
      <w:pPr>
        <w:spacing w:before="300" w:lineRule="auto"/>
        <w:rPr>
          <w:rFonts w:ascii="Arial" w:cs="Arial" w:eastAsia="Arial" w:hAnsi="Arial"/>
          <w:b w:val="1"/>
          <w:color w:val="ff0000"/>
          <w:sz w:val="22"/>
          <w:szCs w:val="22"/>
        </w:rPr>
      </w:pPr>
      <w:sdt>
        <w:sdtPr>
          <w:tag w:val="goog_rdk_47"/>
        </w:sdtPr>
        <w:sdtContent>
          <w:commentRangeStart w:id="40"/>
        </w:sdtContent>
      </w:sdt>
      <w:r w:rsidDel="00000000" w:rsidR="00000000" w:rsidRPr="00000000">
        <w:rPr>
          <w:rFonts w:ascii="Arial" w:cs="Arial" w:eastAsia="Arial" w:hAnsi="Arial"/>
          <w:b w:val="1"/>
          <w:color w:val="ff0000"/>
          <w:sz w:val="22"/>
          <w:szCs w:val="22"/>
          <w:rtl w:val="0"/>
        </w:rPr>
        <w:t xml:space="preserve">Proceso de inspección</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B1">
      <w:pPr>
        <w:spacing w:before="300" w:lineRule="auto"/>
        <w:rPr>
          <w:rFonts w:ascii="Arial" w:cs="Arial" w:eastAsia="Arial" w:hAnsi="Arial"/>
          <w:b w:val="1"/>
          <w:sz w:val="22"/>
          <w:szCs w:val="22"/>
        </w:rPr>
      </w:pPr>
      <w:r w:rsidDel="00000000" w:rsidR="00000000" w:rsidRPr="00000000">
        <w:rPr>
          <w:rtl w:val="0"/>
        </w:rPr>
      </w:r>
    </w:p>
    <w:tbl>
      <w:tblPr>
        <w:tblStyle w:val="Table2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3">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highlight w:val="magenta"/>
              </w:rPr>
            </w:pPr>
            <w:sdt>
              <w:sdtPr>
                <w:tag w:val="goog_rdk_48"/>
              </w:sdtPr>
              <w:sdtContent>
                <w:commentRangeStart w:id="41"/>
              </w:sdtContent>
            </w:sdt>
            <w:r w:rsidDel="00000000" w:rsidR="00000000" w:rsidRPr="00000000">
              <w:rPr>
                <w:rFonts w:ascii="Arial" w:cs="Arial" w:eastAsia="Arial" w:hAnsi="Arial"/>
                <w:color w:val="000000"/>
                <w:sz w:val="22"/>
                <w:szCs w:val="22"/>
                <w:highlight w:val="magenta"/>
                <w:rtl w:val="0"/>
              </w:rPr>
              <w:t xml:space="preserve">Acordeón tipo 1</w:t>
            </w:r>
            <w:commentRangeEnd w:id="41"/>
            <w:r w:rsidDel="00000000" w:rsidR="00000000" w:rsidRPr="00000000">
              <w:commentReference w:id="41"/>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B5">
            <w:pPr>
              <w:spacing w:after="75" w:before="75"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Durante la inspección es fundamental realizar las siguientes actividades: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6">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7">
            <w:pPr>
              <w:widowControl w:val="0"/>
              <w:jc w:val="center"/>
              <w:rPr/>
            </w:pPr>
            <w:sdt>
              <w:sdtPr>
                <w:tag w:val="goog_rdk_49"/>
              </w:sdtPr>
              <w:sdtContent>
                <w:commentRangeStart w:id="42"/>
              </w:sdtContent>
            </w:sdt>
            <w:r w:rsidDel="00000000" w:rsidR="00000000" w:rsidRPr="00000000">
              <w:rPr/>
              <w:drawing>
                <wp:inline distB="0" distT="0" distL="0" distR="0">
                  <wp:extent cx="2537820" cy="1691001"/>
                  <wp:effectExtent b="0" l="0" r="0" t="0"/>
                  <wp:docPr descr="Ilustración del concepto de mantenimiento de tuberías" id="360" name="image7.jpg"/>
                  <a:graphic>
                    <a:graphicData uri="http://schemas.openxmlformats.org/drawingml/2006/picture">
                      <pic:pic>
                        <pic:nvPicPr>
                          <pic:cNvPr descr="Ilustración del concepto de mantenimiento de tuberías" id="0" name="image7.jpg"/>
                          <pic:cNvPicPr preferRelativeResize="0"/>
                        </pic:nvPicPr>
                        <pic:blipFill>
                          <a:blip r:embed="rId34"/>
                          <a:srcRect b="0" l="0" r="0" t="0"/>
                          <a:stretch>
                            <a:fillRect/>
                          </a:stretch>
                        </pic:blipFill>
                        <pic:spPr>
                          <a:xfrm>
                            <a:off x="0" y="0"/>
                            <a:ext cx="2537820" cy="1691001"/>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B8">
            <w:pPr>
              <w:widowControl w:val="0"/>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Revisión de diseños, cálculos y demás documentación propia del proyecto eléctrico.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C">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Verificación de la conformidad de los productos usados.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Visitas de seguimiento y verificación en terreno.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0">
            <w:pPr>
              <w:pBdr>
                <w:top w:space="0" w:sz="0" w:val="nil"/>
                <w:left w:space="0" w:sz="0" w:val="nil"/>
                <w:bottom w:space="0" w:sz="0" w:val="nil"/>
                <w:right w:space="0" w:sz="0" w:val="nil"/>
                <w:between w:space="0" w:sz="0" w:val="nil"/>
              </w:pBdr>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Registro en bitácora del inspector de las observaciones y comentarios.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Solicitud de acciones correctivas cuando se detecten no conformidades.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Mediciones y ensayos que establezca el RETIE.</w:t>
            </w:r>
            <w:r w:rsidDel="00000000" w:rsidR="00000000" w:rsidRPr="00000000">
              <w:rPr>
                <w:rtl w:val="0"/>
              </w:rPr>
            </w:r>
          </w:p>
        </w:tc>
      </w:tr>
    </w:tbl>
    <w:p w:rsidR="00000000" w:rsidDel="00000000" w:rsidP="00000000" w:rsidRDefault="00000000" w:rsidRPr="00000000" w14:paraId="000001C6">
      <w:pPr>
        <w:spacing w:after="75" w:before="75" w:lineRule="auto"/>
        <w:jc w:val="both"/>
        <w:rPr>
          <w:rFonts w:ascii="ArialMT" w:cs="ArialMT" w:eastAsia="ArialMT" w:hAnsi="ArialMT"/>
          <w:sz w:val="22"/>
          <w:szCs w:val="22"/>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8">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conclusión del proceso de inspección es el dictamen de conformidad con el RETIE, el cual será entregado al final del cumplimiento de los requisitos y aspectos técnicos. Esta emisión del resultado es de competencia de un ingeniero, técnico o tecnólogo certificado en las competencias por organismos que avalan dicha certificación para su emisión en las instalaciones que cumplen con la normatividad eléctrica.</w:t>
            </w:r>
          </w:p>
          <w:p w:rsidR="00000000" w:rsidDel="00000000" w:rsidP="00000000" w:rsidRDefault="00000000" w:rsidRPr="00000000" w14:paraId="000001CA">
            <w:pPr>
              <w:spacing w:after="75" w:before="75"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una carga eléctrica menor a 10 kW no se requiere de certificación RETIE.</w:t>
            </w:r>
          </w:p>
        </w:tc>
      </w:tr>
    </w:tbl>
    <w:p w:rsidR="00000000" w:rsidDel="00000000" w:rsidP="00000000" w:rsidRDefault="00000000" w:rsidRPr="00000000" w14:paraId="000001CC">
      <w:pPr>
        <w:spacing w:after="75" w:before="75" w:lineRule="auto"/>
        <w:jc w:val="both"/>
        <w:rPr>
          <w:rFonts w:ascii="ArialMT" w:cs="ArialMT" w:eastAsia="ArialMT" w:hAnsi="ArialMT"/>
          <w:sz w:val="22"/>
          <w:szCs w:val="22"/>
        </w:rPr>
      </w:pPr>
      <w:r w:rsidDel="00000000" w:rsidR="00000000" w:rsidRPr="00000000">
        <w:rPr>
          <w:rtl w:val="0"/>
        </w:rPr>
      </w:r>
    </w:p>
    <w:p w:rsidR="00000000" w:rsidDel="00000000" w:rsidP="00000000" w:rsidRDefault="00000000" w:rsidRPr="00000000" w14:paraId="000001C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E">
      <w:pPr>
        <w:jc w:val="both"/>
        <w:rPr>
          <w:rFonts w:ascii="Arial" w:cs="Arial" w:eastAsia="Arial" w:hAnsi="Arial"/>
          <w:sz w:val="22"/>
          <w:szCs w:val="22"/>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D0">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Empresas Públicas de Medellín ( EPM) y el Consorcio Energía del Caribe asumirán en Colombia, los planes de inversiones y de reducción de pérdidas orientados al mejoramiento de redes, estaciones y subestaciones y de la infraestructura en general, así como la tecnificación de los sistemas de medición.</w:t>
            </w:r>
          </w:p>
          <w:p w:rsidR="00000000" w:rsidDel="00000000" w:rsidP="00000000" w:rsidRDefault="00000000" w:rsidRPr="00000000" w14:paraId="000001D2">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t xml:space="preserve">     </w:t>
            </w:r>
            <w:sdt>
              <w:sdtPr>
                <w:tag w:val="goog_rdk_50"/>
              </w:sdtPr>
              <w:sdtContent>
                <w:commentRangeStart w:id="43"/>
              </w:sdtContent>
            </w:sdt>
            <w:r w:rsidDel="00000000" w:rsidR="00000000" w:rsidRPr="00000000">
              <w:rPr>
                <w:color w:val="000000"/>
              </w:rPr>
              <w:drawing>
                <wp:inline distB="0" distT="0" distL="0" distR="0">
                  <wp:extent cx="1420201" cy="1066032"/>
                  <wp:effectExtent b="0" l="0" r="0" t="0"/>
                  <wp:docPr descr="Ángulo de visión baja de torres de transmisión eléctrica de alta tensión y cables contra el cielo azul" id="361" name="image11.jpg"/>
                  <a:graphic>
                    <a:graphicData uri="http://schemas.openxmlformats.org/drawingml/2006/picture">
                      <pic:pic>
                        <pic:nvPicPr>
                          <pic:cNvPr descr="Ángulo de visión baja de torres de transmisión eléctrica de alta tensión y cables contra el cielo azul" id="0" name="image11.jpg"/>
                          <pic:cNvPicPr preferRelativeResize="0"/>
                        </pic:nvPicPr>
                        <pic:blipFill>
                          <a:blip r:embed="rId35"/>
                          <a:srcRect b="0" l="0" r="0" t="0"/>
                          <a:stretch>
                            <a:fillRect/>
                          </a:stretch>
                        </pic:blipFill>
                        <pic:spPr>
                          <a:xfrm>
                            <a:off x="0" y="0"/>
                            <a:ext cx="1420201" cy="1066032"/>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jc w:val="center"/>
              <w:rPr>
                <w:rFonts w:ascii="ArialMT" w:cs="ArialMT" w:eastAsia="ArialMT" w:hAnsi="ArialMT"/>
                <w:color w:val="000000"/>
                <w:sz w:val="22"/>
                <w:szCs w:val="22"/>
              </w:rPr>
            </w:pPr>
            <w:r w:rsidDel="00000000" w:rsidR="00000000" w:rsidRPr="00000000">
              <w:rPr>
                <w:rFonts w:ascii="Arial" w:cs="Arial" w:eastAsia="Arial" w:hAnsi="Arial"/>
                <w:color w:val="000000"/>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_i26</w: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permitir el uso de productos en las instalaciones de alumbrado interior o exterior que les aplique el presente reglamento, se debe demostrar el cumplimiento de los requisitos exigidos mediante un certificado de producto expedido por un organismo de certificación acreditado por el Organismo Nacional de Acreditación de Colombia (ONAC).</w:t>
            </w:r>
          </w:p>
        </w:tc>
      </w:tr>
    </w:tbl>
    <w:p w:rsidR="00000000" w:rsidDel="00000000" w:rsidP="00000000" w:rsidRDefault="00000000" w:rsidRPr="00000000" w14:paraId="000001D6">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D9">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rFonts w:ascii="ArialMT" w:cs="ArialMT" w:eastAsia="ArialMT" w:hAnsi="ArialMT"/>
                <w:color w:val="ff0000"/>
                <w:sz w:val="22"/>
                <w:szCs w:val="22"/>
              </w:rPr>
            </w:pPr>
            <w:sdt>
              <w:sdtPr>
                <w:tag w:val="goog_rdk_51"/>
              </w:sdtPr>
              <w:sdtContent>
                <w:commentRangeStart w:id="44"/>
              </w:sdtContent>
            </w:sdt>
            <w:r w:rsidDel="00000000" w:rsidR="00000000" w:rsidRPr="00000000">
              <w:rPr>
                <w:rFonts w:ascii="Arial" w:cs="Arial" w:eastAsia="Arial" w:hAnsi="Arial"/>
                <w:color w:val="ff0000"/>
                <w:sz w:val="22"/>
                <w:szCs w:val="22"/>
                <w:rtl w:val="0"/>
              </w:rPr>
              <w:t xml:space="preserve">Del resultado de este proceso normativo se concluye que, para el uso de cualquier instalación eléctrica se deben aplicar las normas a las redes eléctricas y el uso de la tensión.</w:t>
            </w:r>
            <w:commentRangeEnd w:id="44"/>
            <w:r w:rsidDel="00000000" w:rsidR="00000000" w:rsidRPr="00000000">
              <w:commentReference w:id="44"/>
            </w:r>
            <w:r w:rsidDel="00000000" w:rsidR="00000000" w:rsidRPr="00000000">
              <w:rPr>
                <w:rtl w:val="0"/>
              </w:rPr>
            </w:r>
          </w:p>
        </w:tc>
      </w:tr>
    </w:tbl>
    <w:p w:rsidR="00000000" w:rsidDel="00000000" w:rsidP="00000000" w:rsidRDefault="00000000" w:rsidRPr="00000000" w14:paraId="000001DC">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rPr>
          <w:rFonts w:ascii="Arial" w:cs="Arial" w:eastAsia="Arial" w:hAnsi="Arial"/>
          <w:b w:val="1"/>
          <w:color w:val="ff0000"/>
          <w:sz w:val="22"/>
          <w:szCs w:val="22"/>
        </w:rPr>
      </w:pPr>
      <w:r w:rsidDel="00000000" w:rsidR="00000000" w:rsidRPr="00000000">
        <w:rPr>
          <w:rFonts w:ascii="Arial" w:cs="Arial" w:eastAsia="Arial" w:hAnsi="Arial"/>
          <w:b w:val="1"/>
          <w:strike w:val="1"/>
          <w:color w:val="ff0000"/>
          <w:sz w:val="22"/>
          <w:szCs w:val="22"/>
          <w:rtl w:val="0"/>
        </w:rPr>
        <w:t xml:space="preserve">2.1</w:t>
      </w:r>
      <w:r w:rsidDel="00000000" w:rsidR="00000000" w:rsidRPr="00000000">
        <w:rPr>
          <w:rFonts w:ascii="Arial" w:cs="Arial" w:eastAsia="Arial" w:hAnsi="Arial"/>
          <w:b w:val="1"/>
          <w:color w:val="ff0000"/>
          <w:sz w:val="22"/>
          <w:szCs w:val="22"/>
          <w:rtl w:val="0"/>
        </w:rPr>
        <w:t xml:space="preserve"> </w:t>
      </w:r>
      <w:sdt>
        <w:sdtPr>
          <w:tag w:val="goog_rdk_52"/>
        </w:sdtPr>
        <w:sdtContent>
          <w:commentRangeStart w:id="45"/>
        </w:sdtContent>
      </w:sdt>
      <w:r w:rsidDel="00000000" w:rsidR="00000000" w:rsidRPr="00000000">
        <w:rPr>
          <w:rFonts w:ascii="Arial" w:cs="Arial" w:eastAsia="Arial" w:hAnsi="Arial"/>
          <w:b w:val="1"/>
          <w:color w:val="ff0000"/>
          <w:sz w:val="22"/>
          <w:szCs w:val="22"/>
          <w:rtl w:val="0"/>
        </w:rPr>
        <w:t xml:space="preserve">Tensión eléctrica</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tl w:val="0"/>
        </w:rPr>
      </w:r>
    </w:p>
    <w:tbl>
      <w:tblPr>
        <w:tblStyle w:val="Table2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2">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3">
            <w:pPr>
              <w:rPr>
                <w:rFonts w:ascii="Arial" w:cs="Arial" w:eastAsia="Arial" w:hAnsi="Arial"/>
                <w:sz w:val="22"/>
                <w:szCs w:val="22"/>
              </w:rPr>
            </w:pPr>
            <w:r w:rsidDel="00000000" w:rsidR="00000000" w:rsidRPr="00000000">
              <w:rPr>
                <w:rFonts w:ascii="Arial" w:cs="Arial" w:eastAsia="Arial" w:hAnsi="Arial"/>
                <w:sz w:val="22"/>
                <w:szCs w:val="22"/>
                <w:rtl w:val="0"/>
              </w:rPr>
              <w:t xml:space="preserve">La tensión eléctrica es una magnitud física que puede cuantificar la diferencia de potencial eléctrico entre dos puntos en específico. Es decir, el voltaje que viaja de un cuerpo a otro, y al que comúnmente conocemos como voltaje. La unidad de medida utilizada por la tensión eléctrica es el voltio.</w:t>
            </w:r>
          </w:p>
        </w:tc>
      </w:tr>
    </w:tbl>
    <w:p w:rsidR="00000000" w:rsidDel="00000000" w:rsidP="00000000" w:rsidRDefault="00000000" w:rsidRPr="00000000" w14:paraId="000001E5">
      <w:pPr>
        <w:rPr/>
      </w:pPr>
      <w:r w:rsidDel="00000000" w:rsidR="00000000" w:rsidRPr="00000000">
        <w:rPr>
          <w:rtl w:val="0"/>
        </w:rPr>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6">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7">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highlight w:val="magenta"/>
              </w:rPr>
            </w:pPr>
            <w:r w:rsidDel="00000000" w:rsidR="00000000" w:rsidRPr="00000000">
              <w:rPr>
                <w:rtl w:val="0"/>
              </w:rPr>
              <w:t xml:space="preserve">     </w:t>
            </w:r>
            <w:sdt>
              <w:sdtPr>
                <w:tag w:val="goog_rdk_53"/>
              </w:sdtPr>
              <w:sdtContent>
                <w:commentRangeStart w:id="46"/>
              </w:sdtContent>
            </w:sdt>
            <w:r w:rsidDel="00000000" w:rsidR="00000000" w:rsidRPr="00000000">
              <w:rPr>
                <w:rFonts w:ascii="Arial" w:cs="Arial" w:eastAsia="Arial" w:hAnsi="Arial"/>
                <w:color w:val="000000"/>
                <w:sz w:val="22"/>
                <w:szCs w:val="22"/>
                <w:highlight w:val="magenta"/>
                <w:rtl w:val="0"/>
              </w:rPr>
              <w:t xml:space="preserve">Acordeón tipo 2</w:t>
            </w:r>
            <w:commentRangeEnd w:id="46"/>
            <w:r w:rsidDel="00000000" w:rsidR="00000000" w:rsidRPr="00000000">
              <w:commentReference w:id="46"/>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E9">
            <w:pPr>
              <w:rPr>
                <w:rFonts w:ascii="Arial" w:cs="Arial" w:eastAsia="Arial" w:hAnsi="Arial"/>
                <w:sz w:val="22"/>
                <w:szCs w:val="22"/>
              </w:rPr>
            </w:pPr>
            <w:r w:rsidDel="00000000" w:rsidR="00000000" w:rsidRPr="00000000">
              <w:rPr>
                <w:rFonts w:ascii="Arial" w:cs="Arial" w:eastAsia="Arial" w:hAnsi="Arial"/>
                <w:sz w:val="22"/>
                <w:szCs w:val="22"/>
                <w:rtl w:val="0"/>
              </w:rPr>
              <w:t xml:space="preserve">Estos son los niveles de tensión para sistemas de corriente alterna, los cuales se adoptan de la NTC 1340:</w:t>
            </w:r>
          </w:p>
          <w:p w:rsidR="00000000" w:rsidDel="00000000" w:rsidP="00000000" w:rsidRDefault="00000000" w:rsidRPr="00000000" w14:paraId="000001EA">
            <w:pPr>
              <w:spacing w:line="276" w:lineRule="auto"/>
              <w:jc w:val="both"/>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B">
            <w:pPr>
              <w:jc w:val="center"/>
              <w:rPr/>
            </w:pPr>
            <w:r w:rsidDel="00000000" w:rsidR="00000000" w:rsidRPr="00000000">
              <w:rPr>
                <w:rtl w:val="0"/>
              </w:rPr>
              <w:t xml:space="preserve">     </w:t>
            </w:r>
            <w:sdt>
              <w:sdtPr>
                <w:tag w:val="goog_rdk_54"/>
              </w:sdtPr>
              <w:sdtContent>
                <w:commentRangeStart w:id="47"/>
              </w:sdtContent>
            </w:sdt>
            <w:r w:rsidDel="00000000" w:rsidR="00000000" w:rsidRPr="00000000">
              <w:rPr/>
              <w:drawing>
                <wp:inline distB="0" distT="0" distL="0" distR="0">
                  <wp:extent cx="2503324" cy="1668016"/>
                  <wp:effectExtent b="0" l="0" r="0" t="0"/>
                  <wp:docPr descr="Disparo de una parte de la central eléctrica de alta tensión" id="362" name="image32.jpg"/>
                  <a:graphic>
                    <a:graphicData uri="http://schemas.openxmlformats.org/drawingml/2006/picture">
                      <pic:pic>
                        <pic:nvPicPr>
                          <pic:cNvPr descr="Disparo de una parte de la central eléctrica de alta tensión" id="0" name="image32.jpg"/>
                          <pic:cNvPicPr preferRelativeResize="0"/>
                        </pic:nvPicPr>
                        <pic:blipFill>
                          <a:blip r:embed="rId36"/>
                          <a:srcRect b="0" l="0" r="0" t="0"/>
                          <a:stretch>
                            <a:fillRect/>
                          </a:stretch>
                        </pic:blipFill>
                        <pic:spPr>
                          <a:xfrm>
                            <a:off x="0" y="0"/>
                            <a:ext cx="2503324" cy="1668016"/>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EC">
            <w:pPr>
              <w:widowControl w:val="0"/>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Extra alta tensión (EAT): corresponde a tensiones superiores a 230 kV.</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0">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Alta tensión (AT): tensiones mayores o iguales a 57,5 kV y menores o iguales a 230 kV.</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2">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Media tensión (MT): los de tensión nominal superior a 1000 V e inferior a 57,5 kV.</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4">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Baja tensión (BT): los de tensión nominal mayor o igual a 25 V y menor o igual a 1000 V.</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6">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Muy baja tensión (MBT): tensiones menores de 25 V.</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Toda instalación eléctrica objeto del RETIE debe asociarse a uno de los anteriores niveles. Si en la instalación existen circuitos en los que se utilicen distintas tensiones, el conjunto del sistema se clasificará en el grupo correspondiente al valor de la tensión nominal más elevada.</w:t>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rFonts w:ascii="Arial" w:cs="Arial" w:eastAsia="Arial" w:hAnsi="Arial"/>
        </w:rPr>
      </w:pPr>
      <w:r w:rsidDel="00000000" w:rsidR="00000000" w:rsidRPr="00000000">
        <w:rPr>
          <w:rtl w:val="0"/>
        </w:rPr>
      </w:r>
    </w:p>
    <w:p w:rsidR="00000000" w:rsidDel="00000000" w:rsidP="00000000" w:rsidRDefault="00000000" w:rsidRPr="00000000" w14:paraId="000001FC">
      <w:pPr>
        <w:spacing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Categoría de los niveles de tensión </w:t>
      </w:r>
    </w:p>
    <w:p w:rsidR="00000000" w:rsidDel="00000000" w:rsidP="00000000" w:rsidRDefault="00000000" w:rsidRPr="00000000" w14:paraId="000001FD">
      <w:pPr>
        <w:spacing w:line="276" w:lineRule="auto"/>
        <w:jc w:val="both"/>
        <w:rPr>
          <w:rFonts w:ascii="ArialMT" w:cs="ArialMT" w:eastAsia="ArialMT" w:hAnsi="ArialMT"/>
          <w:b w:val="1"/>
          <w:sz w:val="22"/>
          <w:szCs w:val="22"/>
        </w:rPr>
      </w:pPr>
      <w:r w:rsidDel="00000000" w:rsidR="00000000" w:rsidRPr="00000000">
        <w:rPr>
          <w:rtl w:val="0"/>
        </w:rPr>
      </w:r>
    </w:p>
    <w:tbl>
      <w:tblPr>
        <w:tblStyle w:val="Table2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E">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F">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highlight w:val="magenta"/>
              </w:rPr>
            </w:pPr>
            <w:sdt>
              <w:sdtPr>
                <w:tag w:val="goog_rdk_55"/>
              </w:sdtPr>
              <w:sdtContent>
                <w:commentRangeStart w:id="48"/>
              </w:sdtContent>
            </w:sdt>
            <w:r w:rsidDel="00000000" w:rsidR="00000000" w:rsidRPr="00000000">
              <w:rPr>
                <w:rFonts w:ascii="Arial" w:cs="Arial" w:eastAsia="Arial" w:hAnsi="Arial"/>
                <w:color w:val="000000"/>
                <w:sz w:val="22"/>
                <w:szCs w:val="22"/>
                <w:highlight w:val="magenta"/>
                <w:rtl w:val="0"/>
              </w:rPr>
              <w:t xml:space="preserve">Acordeón tipo 2</w:t>
            </w:r>
            <w:commentRangeEnd w:id="48"/>
            <w:r w:rsidDel="00000000" w:rsidR="00000000" w:rsidRPr="00000000">
              <w:commentReference w:id="48"/>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01">
            <w:pPr>
              <w:rPr>
                <w:rFonts w:ascii="Arial" w:cs="Arial" w:eastAsia="Arial" w:hAnsi="Arial"/>
                <w:sz w:val="22"/>
                <w:szCs w:val="22"/>
              </w:rPr>
            </w:pPr>
            <w:r w:rsidDel="00000000" w:rsidR="00000000" w:rsidRPr="00000000">
              <w:rPr>
                <w:rFonts w:ascii="Arial" w:cs="Arial" w:eastAsia="Arial" w:hAnsi="Arial"/>
                <w:sz w:val="22"/>
                <w:szCs w:val="22"/>
                <w:rtl w:val="0"/>
              </w:rPr>
              <w:t xml:space="preserve">Los niveles de tensión también se dividen en las siguientes categorías:</w:t>
            </w:r>
          </w:p>
          <w:p w:rsidR="00000000" w:rsidDel="00000000" w:rsidP="00000000" w:rsidRDefault="00000000" w:rsidRPr="00000000" w14:paraId="00000202">
            <w:pPr>
              <w:spacing w:line="276" w:lineRule="auto"/>
              <w:jc w:val="both"/>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3">
            <w:pPr>
              <w:jc w:val="center"/>
              <w:rPr/>
            </w:pPr>
            <w:r w:rsidDel="00000000" w:rsidR="00000000" w:rsidRPr="00000000">
              <w:rPr>
                <w:rtl w:val="0"/>
              </w:rPr>
              <w:t xml:space="preserve">     </w:t>
            </w:r>
            <w:sdt>
              <w:sdtPr>
                <w:tag w:val="goog_rdk_56"/>
              </w:sdtPr>
              <w:sdtContent>
                <w:commentRangeStart w:id="49"/>
              </w:sdtContent>
            </w:sdt>
            <w:r w:rsidDel="00000000" w:rsidR="00000000" w:rsidRPr="00000000">
              <w:rPr/>
              <w:drawing>
                <wp:inline distB="0" distT="0" distL="0" distR="0">
                  <wp:extent cx="2516289" cy="1668575"/>
                  <wp:effectExtent b="0" l="0" r="0" t="0"/>
                  <wp:docPr descr="Torres de alto voltaje" id="363" name="image26.jpg"/>
                  <a:graphic>
                    <a:graphicData uri="http://schemas.openxmlformats.org/drawingml/2006/picture">
                      <pic:pic>
                        <pic:nvPicPr>
                          <pic:cNvPr descr="Torres de alto voltaje" id="0" name="image26.jpg"/>
                          <pic:cNvPicPr preferRelativeResize="0"/>
                        </pic:nvPicPr>
                        <pic:blipFill>
                          <a:blip r:embed="rId37"/>
                          <a:srcRect b="0" l="0" r="0" t="0"/>
                          <a:stretch>
                            <a:fillRect/>
                          </a:stretch>
                        </pic:blipFill>
                        <pic:spPr>
                          <a:xfrm>
                            <a:off x="0" y="0"/>
                            <a:ext cx="2516289" cy="1668575"/>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jc w:val="center"/>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7">
            <w:pPr>
              <w:rPr>
                <w:rFonts w:ascii="Arial" w:cs="Arial" w:eastAsia="Arial" w:hAnsi="Arial"/>
                <w:sz w:val="16"/>
                <w:szCs w:val="16"/>
              </w:rPr>
            </w:pPr>
            <w:r w:rsidDel="00000000" w:rsidR="00000000" w:rsidRPr="00000000">
              <w:rPr>
                <w:rFonts w:ascii="Arial" w:cs="Arial" w:eastAsia="Arial" w:hAnsi="Arial"/>
                <w:sz w:val="22"/>
                <w:szCs w:val="22"/>
                <w:rtl w:val="0"/>
              </w:rPr>
              <w:t xml:space="preserve">Nivel 1: sistemas con tensión nominal menor a 1 kV. ( Fuente: R.CREG - 097- 2008; Art. 1) - Casa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Nivel 2: sistemas con tensión nominal mayor o igual a 1 kV y menor de 30 kV. Redes de tensión 11,4 - Bogotá y alrededores</w:t>
              <w:br w:type="textWrapping"/>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B">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Nivel 3: sistemas con tensión nominal mayor o igual a 30 kV y menor de 57,5 kV. Redes de tensión 34,5 kV - Industriales </w:t>
              <w:br w:type="textWrapp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D">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Nivel 4: sistemas con tensión nominal mayor o igual a 57,5 kV y menor a 220 kV. Industriales - Subcentral a subcentral - Torres eléctricas robustas y grandes.</w:t>
            </w:r>
            <w:r w:rsidDel="00000000" w:rsidR="00000000" w:rsidRPr="00000000">
              <w:rPr>
                <w:rtl w:val="0"/>
              </w:rPr>
            </w:r>
          </w:p>
        </w:tc>
      </w:tr>
    </w:tbl>
    <w:p w:rsidR="00000000" w:rsidDel="00000000" w:rsidP="00000000" w:rsidRDefault="00000000" w:rsidRPr="00000000" w14:paraId="0000020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b w:val="1"/>
          <w:color w:val="ff0000"/>
          <w:sz w:val="22"/>
          <w:szCs w:val="22"/>
        </w:rPr>
      </w:pPr>
      <w:sdt>
        <w:sdtPr>
          <w:tag w:val="goog_rdk_57"/>
        </w:sdtPr>
        <w:sdtContent>
          <w:commentRangeStart w:id="50"/>
        </w:sdtContent>
      </w:sdt>
      <w:r w:rsidDel="00000000" w:rsidR="00000000" w:rsidRPr="00000000">
        <w:rPr>
          <w:rFonts w:ascii="Arial" w:cs="Arial" w:eastAsia="Arial" w:hAnsi="Arial"/>
          <w:b w:val="1"/>
          <w:strike w:val="1"/>
          <w:color w:val="ff0000"/>
          <w:sz w:val="22"/>
          <w:szCs w:val="22"/>
          <w:rtl w:val="0"/>
        </w:rPr>
        <w:t xml:space="preserve">2.2</w:t>
      </w:r>
      <w:r w:rsidDel="00000000" w:rsidR="00000000" w:rsidRPr="00000000">
        <w:rPr>
          <w:rFonts w:ascii="Arial" w:cs="Arial" w:eastAsia="Arial" w:hAnsi="Arial"/>
          <w:b w:val="1"/>
          <w:color w:val="ff0000"/>
          <w:sz w:val="22"/>
          <w:szCs w:val="22"/>
          <w:rtl w:val="0"/>
        </w:rPr>
        <w:t xml:space="preserve"> Redes eléctricas</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14">
      <w:pPr>
        <w:jc w:val="both"/>
        <w:rPr>
          <w:rFonts w:ascii="ArialMT" w:cs="ArialMT" w:eastAsia="ArialMT" w:hAnsi="ArialMT"/>
          <w:b w:val="1"/>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6">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7">
            <w:pPr>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Una red eléctrica es la que se encarga de suministrar electricidad a los consumidores. Sus inicios fueron durante la Revolución Industrial y al día de hoy dan servicio a millones de hogares. </w:t>
            </w:r>
            <w:r w:rsidDel="00000000" w:rsidR="00000000" w:rsidRPr="00000000">
              <w:rPr>
                <w:rFonts w:ascii="Arial" w:cs="Arial" w:eastAsia="Arial" w:hAnsi="Arial"/>
                <w:b w:val="1"/>
                <w:color w:val="ff0000"/>
                <w:sz w:val="22"/>
                <w:szCs w:val="22"/>
                <w:rtl w:val="0"/>
              </w:rPr>
              <w:t xml:space="preserve">Thomas Edison</w:t>
            </w:r>
            <w:r w:rsidDel="00000000" w:rsidR="00000000" w:rsidRPr="00000000">
              <w:rPr>
                <w:rFonts w:ascii="Arial" w:cs="Arial" w:eastAsia="Arial" w:hAnsi="Arial"/>
                <w:color w:val="ff0000"/>
                <w:sz w:val="22"/>
                <w:szCs w:val="22"/>
                <w:rtl w:val="0"/>
              </w:rPr>
              <w:t xml:space="preserve"> fue quien inventó el sistema de red eléctrica que suministraba energía para la iluminación.</w:t>
            </w:r>
          </w:p>
        </w:tc>
      </w:tr>
    </w:tbl>
    <w:p w:rsidR="00000000" w:rsidDel="00000000" w:rsidP="00000000" w:rsidRDefault="00000000" w:rsidRPr="00000000" w14:paraId="00000219">
      <w:pPr>
        <w:jc w:val="both"/>
        <w:rPr>
          <w:rFonts w:ascii="ArialMT" w:cs="ArialMT" w:eastAsia="ArialMT" w:hAnsi="ArialMT"/>
          <w:b w:val="1"/>
        </w:rPr>
      </w:pPr>
      <w:r w:rsidDel="00000000" w:rsidR="00000000" w:rsidRPr="00000000">
        <w:rPr>
          <w:rtl w:val="0"/>
        </w:rPr>
      </w:r>
    </w:p>
    <w:tbl>
      <w:tblPr>
        <w:tblStyle w:val="Table29"/>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253"/>
        <w:gridCol w:w="5624"/>
        <w:tblGridChange w:id="0">
          <w:tblGrid>
            <w:gridCol w:w="1534"/>
            <w:gridCol w:w="6253"/>
            <w:gridCol w:w="5624"/>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1B">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bookmarkStart w:colFirst="0" w:colLast="0" w:name="_heading=h.49x2ik5" w:id="3"/>
            <w:bookmarkEnd w:id="3"/>
            <w:r w:rsidDel="00000000" w:rsidR="00000000" w:rsidRPr="00000000">
              <w:rPr>
                <w:rFonts w:ascii="Arial" w:cs="Arial" w:eastAsia="Arial" w:hAnsi="Arial"/>
                <w:color w:val="000000"/>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1E">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redes eléctricas se clasifican en: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0">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Redes de transporte:</w:t>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Transportan la energía desde la central de generación hasta la subestación de transporte. En la subestación se reduce el voltaje para la posterior distribución.</w:t>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red de transporte es el conjunto de líneas y subestaciones, de tensión mayor o igual a 220 kV, que llevan la energía eléctrica desde las centrales de generación hasta las subestaciones de transformación. Por ejemplo, la red de transporte en España está compuesta por más de </w:t>
            </w:r>
            <w:r w:rsidDel="00000000" w:rsidR="00000000" w:rsidRPr="00000000">
              <w:rPr>
                <w:rFonts w:ascii="Arial" w:cs="Arial" w:eastAsia="Arial" w:hAnsi="Arial"/>
                <w:b w:val="1"/>
                <w:color w:val="000000"/>
                <w:sz w:val="22"/>
                <w:szCs w:val="22"/>
                <w:rtl w:val="0"/>
              </w:rPr>
              <w:t xml:space="preserve">41.200 kilómetros de líneas de alta tensión</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5">
            <w:pPr>
              <w:pBdr>
                <w:top w:space="0" w:sz="0" w:val="nil"/>
                <w:left w:space="0" w:sz="0" w:val="nil"/>
                <w:bottom w:space="0" w:sz="0" w:val="nil"/>
                <w:right w:space="0" w:sz="0" w:val="nil"/>
                <w:between w:space="0" w:sz="0" w:val="nil"/>
              </w:pBdr>
              <w:shd w:fill="ffffff" w:val="clear"/>
              <w:spacing w:after="192" w:before="216" w:lineRule="auto"/>
              <w:jc w:val="both"/>
              <w:rPr>
                <w:color w:val="000000"/>
              </w:rPr>
            </w:pPr>
            <w:sdt>
              <w:sdtPr>
                <w:tag w:val="goog_rdk_58"/>
              </w:sdtPr>
              <w:sdtContent>
                <w:commentRangeStart w:id="51"/>
              </w:sdtContent>
            </w:sdt>
            <w:r w:rsidDel="00000000" w:rsidR="00000000" w:rsidRPr="00000000">
              <w:rPr>
                <w:color w:val="000000"/>
              </w:rPr>
              <w:drawing>
                <wp:inline distB="0" distT="0" distL="0" distR="0">
                  <wp:extent cx="1617561" cy="1825442"/>
                  <wp:effectExtent b="0" l="0" r="0" t="0"/>
                  <wp:docPr descr="Concepto ortogonal de generación de energía" id="364" name="image10.jpg"/>
                  <a:graphic>
                    <a:graphicData uri="http://schemas.openxmlformats.org/drawingml/2006/picture">
                      <pic:pic>
                        <pic:nvPicPr>
                          <pic:cNvPr descr="Concepto ortogonal de generación de energía" id="0" name="image10.jpg"/>
                          <pic:cNvPicPr preferRelativeResize="0"/>
                        </pic:nvPicPr>
                        <pic:blipFill>
                          <a:blip r:embed="rId38"/>
                          <a:srcRect b="0" l="0" r="0" t="0"/>
                          <a:stretch>
                            <a:fillRect/>
                          </a:stretch>
                        </pic:blipFill>
                        <pic:spPr>
                          <a:xfrm>
                            <a:off x="0" y="0"/>
                            <a:ext cx="1617561" cy="1825442"/>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_i29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7">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Redes de distribución:</w:t>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ffffff" w:val="clear"/>
              <w:spacing w:after="192" w:before="21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Distribuye la energía eléctrica a los usuarios finales. Esta red lleva la </w:t>
            </w:r>
            <w:hyperlink r:id="rId39">
              <w:r w:rsidDel="00000000" w:rsidR="00000000" w:rsidRPr="00000000">
                <w:rPr>
                  <w:rFonts w:ascii="Arial" w:cs="Arial" w:eastAsia="Arial" w:hAnsi="Arial"/>
                  <w:color w:val="000000"/>
                  <w:sz w:val="22"/>
                  <w:szCs w:val="22"/>
                  <w:rtl w:val="0"/>
                </w:rPr>
                <w:t xml:space="preserve">energía eléctrica</w:t>
              </w:r>
            </w:hyperlink>
            <w:r w:rsidDel="00000000" w:rsidR="00000000" w:rsidRPr="00000000">
              <w:rPr>
                <w:rFonts w:ascii="Arial" w:cs="Arial" w:eastAsia="Arial" w:hAnsi="Arial"/>
                <w:color w:val="000000"/>
                <w:sz w:val="22"/>
                <w:szCs w:val="22"/>
                <w:rtl w:val="0"/>
              </w:rPr>
              <w:t xml:space="preserve"> desde las subestaciones de transformación hasta los puntos de consumo </w:t>
            </w:r>
            <w:r w:rsidDel="00000000" w:rsidR="00000000" w:rsidRPr="00000000">
              <w:rPr>
                <w:rFonts w:ascii="Arial" w:cs="Arial" w:eastAsia="Arial" w:hAnsi="Arial"/>
                <w:b w:val="1"/>
                <w:color w:val="000000"/>
                <w:sz w:val="22"/>
                <w:szCs w:val="22"/>
                <w:rtl w:val="0"/>
              </w:rPr>
              <w:t xml:space="preserve">en media o baja tensión</w:t>
            </w:r>
            <w:sdt>
              <w:sdtPr>
                <w:tag w:val="goog_rdk_59"/>
              </w:sdtPr>
              <w:sdtContent>
                <w:r w:rsidDel="00000000" w:rsidR="00000000" w:rsidRPr="00000000">
                  <w:rPr>
                    <w:rFonts w:ascii="Arial Unicode MS" w:cs="Arial Unicode MS" w:eastAsia="Arial Unicode MS" w:hAnsi="Arial Unicode MS"/>
                    <w:color w:val="000000"/>
                    <w:sz w:val="22"/>
                    <w:szCs w:val="22"/>
                    <w:rtl w:val="0"/>
                  </w:rPr>
                  <w:t xml:space="preserve"> (≤ 220 kV). Los gestores de las redes de distribución son las distribuidoras, las cuales son responsables de la explotación, el mantenimiento y el desarrollo de dicha red. Esta actividad viene regulada en el Real Decreto 1955/2000.</w:t>
                </w:r>
              </w:sdtContent>
            </w:sdt>
          </w:p>
          <w:p w:rsidR="00000000" w:rsidDel="00000000" w:rsidP="00000000" w:rsidRDefault="00000000" w:rsidRPr="00000000" w14:paraId="00000229">
            <w:pPr>
              <w:widowControl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rPr>
                <w:rFonts w:ascii="Arial" w:cs="Arial" w:eastAsia="Arial" w:hAnsi="Arial"/>
                <w:b w:val="1"/>
                <w:color w:val="999999"/>
                <w:sz w:val="22"/>
                <w:szCs w:val="22"/>
              </w:rPr>
            </w:pPr>
            <w:sdt>
              <w:sdtPr>
                <w:tag w:val="goog_rdk_60"/>
              </w:sdtPr>
              <w:sdtContent>
                <w:commentRangeStart w:id="52"/>
              </w:sdtContent>
            </w:sdt>
            <w:r w:rsidDel="00000000" w:rsidR="00000000" w:rsidRPr="00000000">
              <w:rPr/>
              <w:drawing>
                <wp:inline distB="0" distT="0" distL="0" distR="0">
                  <wp:extent cx="1851228" cy="1233469"/>
                  <wp:effectExtent b="0" l="0" r="0" t="0"/>
                  <wp:docPr descr="Ingeniero eligiendo la central eléctrica con paneles solares y turbinas eólicas" id="365" name="image12.jpg"/>
                  <a:graphic>
                    <a:graphicData uri="http://schemas.openxmlformats.org/drawingml/2006/picture">
                      <pic:pic>
                        <pic:nvPicPr>
                          <pic:cNvPr descr="Ingeniero eligiendo la central eléctrica con paneles solares y turbinas eólicas" id="0" name="image12.jpg"/>
                          <pic:cNvPicPr preferRelativeResize="0"/>
                        </pic:nvPicPr>
                        <pic:blipFill>
                          <a:blip r:embed="rId40"/>
                          <a:srcRect b="0" l="0" r="0" t="0"/>
                          <a:stretch>
                            <a:fillRect/>
                          </a:stretch>
                        </pic:blipFill>
                        <pic:spPr>
                          <a:xfrm>
                            <a:off x="0" y="0"/>
                            <a:ext cx="1851228" cy="1233469"/>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2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D">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E">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 primaria:</w:t>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 compuesta por líneas aéreas o subterráneas de media tensión (MT) de 45 kV, 66 kV, o 132 kV), y se utilizan para alimentar la red secundaria o para consumo industrial.</w:t>
            </w:r>
          </w:p>
          <w:p w:rsidR="00000000" w:rsidDel="00000000" w:rsidP="00000000" w:rsidRDefault="00000000" w:rsidRPr="00000000" w14:paraId="00000230">
            <w:pPr>
              <w:widowControl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rPr>
                <w:rFonts w:ascii="Arial" w:cs="Arial" w:eastAsia="Arial" w:hAnsi="Arial"/>
                <w:sz w:val="22"/>
                <w:szCs w:val="22"/>
              </w:rPr>
            </w:pPr>
            <w:sdt>
              <w:sdtPr>
                <w:tag w:val="goog_rdk_61"/>
              </w:sdtPr>
              <w:sdtContent>
                <w:commentRangeStart w:id="53"/>
              </w:sdtContent>
            </w:sdt>
            <w:r w:rsidDel="00000000" w:rsidR="00000000" w:rsidRPr="00000000">
              <w:rPr/>
              <w:drawing>
                <wp:inline distB="0" distT="0" distL="0" distR="0">
                  <wp:extent cx="1595202" cy="1595202"/>
                  <wp:effectExtent b="0" l="0" r="0" t="0"/>
                  <wp:docPr descr="Vector gratis electricista cerca de la subestación eléctrica con paneles solares y generador de viento, ilustración isométrica 3d" id="349" name="image31.jpg"/>
                  <a:graphic>
                    <a:graphicData uri="http://schemas.openxmlformats.org/drawingml/2006/picture">
                      <pic:pic>
                        <pic:nvPicPr>
                          <pic:cNvPr descr="Vector gratis electricista cerca de la subestación eléctrica con paneles solares y generador de viento, ilustración isométrica 3d" id="0" name="image31.jpg"/>
                          <pic:cNvPicPr preferRelativeResize="0"/>
                        </pic:nvPicPr>
                        <pic:blipFill>
                          <a:blip r:embed="rId41"/>
                          <a:srcRect b="0" l="0" r="0" t="0"/>
                          <a:stretch>
                            <a:fillRect/>
                          </a:stretch>
                        </pic:blipFill>
                        <pic:spPr>
                          <a:xfrm>
                            <a:off x="0" y="0"/>
                            <a:ext cx="1595202" cy="1595202"/>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33">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4">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 secundaria:</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Compuesta por líneas aéreas o subestaciones de distribución de 15 kV, 20 kV, centros de transformación de media tensión a baja tensión (MT/BT), y líneas aéreas o subterráneas de baja tensión (BT).</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ffffff" w:val="clear"/>
              <w:spacing w:after="192" w:before="2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redes de distribución secundarias pueden ser privadas, para un único usuario; o públicas, para más de un usuario.</w:t>
            </w:r>
          </w:p>
          <w:p w:rsidR="00000000" w:rsidDel="00000000" w:rsidP="00000000" w:rsidRDefault="00000000" w:rsidRPr="00000000" w14:paraId="00000237">
            <w:pPr>
              <w:widowControl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rPr>
                <w:rFonts w:ascii="Arial" w:cs="Arial" w:eastAsia="Arial" w:hAnsi="Arial"/>
                <w:sz w:val="22"/>
                <w:szCs w:val="22"/>
              </w:rPr>
            </w:pPr>
            <w:sdt>
              <w:sdtPr>
                <w:tag w:val="goog_rdk_62"/>
              </w:sdtPr>
              <w:sdtContent>
                <w:commentRangeStart w:id="54"/>
              </w:sdtContent>
            </w:sdt>
            <w:r w:rsidDel="00000000" w:rsidR="00000000" w:rsidRPr="00000000">
              <w:rPr/>
              <w:drawing>
                <wp:inline distB="0" distT="0" distL="0" distR="0">
                  <wp:extent cx="1872776" cy="1247826"/>
                  <wp:effectExtent b="0" l="0" r="0" t="0"/>
                  <wp:docPr id="350" name="image8.jpg"/>
                  <a:graphic>
                    <a:graphicData uri="http://schemas.openxmlformats.org/drawingml/2006/picture">
                      <pic:pic>
                        <pic:nvPicPr>
                          <pic:cNvPr id="0" name="image8.jpg"/>
                          <pic:cNvPicPr preferRelativeResize="0"/>
                        </pic:nvPicPr>
                        <pic:blipFill>
                          <a:blip r:embed="rId42"/>
                          <a:srcRect b="0" l="0" r="0" t="0"/>
                          <a:stretch>
                            <a:fillRect/>
                          </a:stretch>
                        </pic:blipFill>
                        <pic:spPr>
                          <a:xfrm>
                            <a:off x="0" y="0"/>
                            <a:ext cx="1872776" cy="1247826"/>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3A">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_i32</w:t>
            </w:r>
            <w:r w:rsidDel="00000000" w:rsidR="00000000" w:rsidRPr="00000000">
              <w:rPr>
                <w:rtl w:val="0"/>
              </w:rPr>
            </w:r>
          </w:p>
        </w:tc>
      </w:tr>
    </w:tbl>
    <w:p w:rsidR="00000000" w:rsidDel="00000000" w:rsidP="00000000" w:rsidRDefault="00000000" w:rsidRPr="00000000" w14:paraId="0000023B">
      <w:pPr>
        <w:keepNext w:val="1"/>
        <w:keepLines w:val="1"/>
        <w:pBdr>
          <w:top w:space="0" w:sz="0" w:val="nil"/>
          <w:left w:space="0" w:sz="0" w:val="nil"/>
          <w:bottom w:space="0" w:sz="0" w:val="nil"/>
          <w:right w:space="0" w:sz="0" w:val="nil"/>
          <w:between w:space="0" w:sz="0" w:val="nil"/>
        </w:pBdr>
        <w:spacing w:after="120" w:before="36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Regulación de potencia</w:t>
      </w:r>
    </w:p>
    <w:tbl>
      <w:tblPr>
        <w:tblStyle w:val="Table30"/>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5"/>
        <w:gridCol w:w="3545"/>
        <w:gridCol w:w="1472"/>
        <w:gridCol w:w="4660"/>
        <w:gridCol w:w="2649"/>
        <w:tblGridChange w:id="0">
          <w:tblGrid>
            <w:gridCol w:w="1085"/>
            <w:gridCol w:w="3545"/>
            <w:gridCol w:w="1472"/>
            <w:gridCol w:w="4660"/>
            <w:gridCol w:w="264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C">
            <w:pPr>
              <w:widowControl w:val="0"/>
              <w:jc w:val="center"/>
              <w:rPr>
                <w:rFonts w:ascii="Arial" w:cs="Arial" w:eastAsia="Arial" w:hAnsi="Arial"/>
                <w:b w:val="1"/>
                <w:sz w:val="22"/>
                <w:szCs w:val="22"/>
              </w:rPr>
            </w:pPr>
            <w:bookmarkStart w:colFirst="0" w:colLast="0" w:name="_heading=h.3dy6vkm" w:id="4"/>
            <w:bookmarkEnd w:id="4"/>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3D">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bookmarkStart w:colFirst="0" w:colLast="0" w:name="_heading=h.1t3h5sf" w:id="5"/>
            <w:bookmarkEnd w:id="5"/>
            <w:r w:rsidDel="00000000" w:rsidR="00000000" w:rsidRPr="00000000">
              <w:rPr>
                <w:rFonts w:ascii="Arial" w:cs="Arial" w:eastAsia="Arial" w:hAnsi="Arial"/>
                <w:color w:val="000000"/>
                <w:sz w:val="22"/>
                <w:szCs w:val="22"/>
                <w:rtl w:val="0"/>
              </w:rPr>
              <w:t xml:space="preserve">Video </w:t>
            </w:r>
            <w:r w:rsidDel="00000000" w:rsidR="00000000" w:rsidRPr="00000000">
              <w:rPr>
                <w:rFonts w:ascii="Arial" w:cs="Arial" w:eastAsia="Arial" w:hAnsi="Arial"/>
                <w:i w:val="1"/>
                <w:color w:val="000000"/>
                <w:sz w:val="22"/>
                <w:szCs w:val="22"/>
                <w:rtl w:val="0"/>
              </w:rPr>
              <w:t xml:space="preserve">spot </w:t>
            </w:r>
            <w:r w:rsidDel="00000000" w:rsidR="00000000" w:rsidRPr="00000000">
              <w:rPr>
                <w:rFonts w:ascii="Arial" w:cs="Arial" w:eastAsia="Arial" w:hAnsi="Arial"/>
                <w:color w:val="000000"/>
                <w:sz w:val="22"/>
                <w:szCs w:val="22"/>
                <w:rtl w:val="0"/>
              </w:rPr>
              <w:t xml:space="preserve">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1">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4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47">
            <w:pPr>
              <w:widowControl w:val="0"/>
              <w:rPr>
                <w:rFonts w:ascii="Arial" w:cs="Arial" w:eastAsia="Arial" w:hAnsi="Arial"/>
                <w:color w:val="000000"/>
                <w:sz w:val="22"/>
                <w:szCs w:val="22"/>
              </w:rPr>
            </w:pPr>
            <w:sdt>
              <w:sdtPr>
                <w:tag w:val="goog_rdk_63"/>
              </w:sdtPr>
              <w:sdtContent>
                <w:commentRangeStart w:id="55"/>
              </w:sdtContent>
            </w:sdt>
            <w:r w:rsidDel="00000000" w:rsidR="00000000" w:rsidRPr="00000000">
              <w:rPr>
                <w:rFonts w:ascii="Arial" w:cs="Arial" w:eastAsia="Arial" w:hAnsi="Arial"/>
                <w:color w:val="ff0000"/>
                <w:sz w:val="22"/>
                <w:szCs w:val="22"/>
                <w:rtl w:val="0"/>
              </w:rPr>
              <w:t xml:space="preserve">En el siguiente video se expone la importancia de la potencia eléctrica y su regulación.</w:t>
            </w:r>
            <w:commentRangeEnd w:id="55"/>
            <w:r w:rsidDel="00000000" w:rsidR="00000000" w:rsidRPr="00000000">
              <w:commentReference w:id="5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0">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rPr/>
            </w:pPr>
            <w:sdt>
              <w:sdtPr>
                <w:tag w:val="goog_rdk_64"/>
              </w:sdtPr>
              <w:sdtContent>
                <w:commentRangeStart w:id="56"/>
              </w:sdtContent>
            </w:sdt>
            <w:r w:rsidDel="00000000" w:rsidR="00000000" w:rsidRPr="00000000">
              <w:rPr/>
              <w:drawing>
                <wp:inline distB="0" distT="0" distL="0" distR="0">
                  <wp:extent cx="1829779" cy="1219305"/>
                  <wp:effectExtent b="0" l="0" r="0" t="0"/>
                  <wp:docPr descr="Mantenimiento de electricistas que trabajan con alta tensión en la cuchara." id="351" name="image19.jpg"/>
                  <a:graphic>
                    <a:graphicData uri="http://schemas.openxmlformats.org/drawingml/2006/picture">
                      <pic:pic>
                        <pic:nvPicPr>
                          <pic:cNvPr descr="Mantenimiento de electricistas que trabajan con alta tensión en la cuchara." id="0" name="image19.jpg"/>
                          <pic:cNvPicPr preferRelativeResize="0"/>
                        </pic:nvPicPr>
                        <pic:blipFill>
                          <a:blip r:embed="rId43"/>
                          <a:srcRect b="0" l="0" r="0" t="0"/>
                          <a:stretch>
                            <a:fillRect/>
                          </a:stretch>
                        </pic:blipFill>
                        <pic:spPr>
                          <a:xfrm>
                            <a:off x="0" y="0"/>
                            <a:ext cx="1829779" cy="1219305"/>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52">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4">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Estimado aprendiz: la potencia eléctrica se puede definir y entender </w:t>
            </w:r>
            <w:r w:rsidDel="00000000" w:rsidR="00000000" w:rsidRPr="00000000">
              <w:rPr>
                <w:rFonts w:ascii="Arial" w:cs="Arial" w:eastAsia="Arial" w:hAnsi="Arial"/>
                <w:sz w:val="22"/>
                <w:szCs w:val="22"/>
                <w:rtl w:val="0"/>
              </w:rPr>
              <w:t xml:space="preserve">cómo</w:t>
            </w:r>
            <w:r w:rsidDel="00000000" w:rsidR="00000000" w:rsidRPr="00000000">
              <w:rPr>
                <w:rFonts w:ascii="Arial" w:cs="Arial" w:eastAsia="Arial" w:hAnsi="Arial"/>
                <w:color w:val="000000"/>
                <w:sz w:val="22"/>
                <w:szCs w:val="22"/>
                <w:rtl w:val="0"/>
              </w:rPr>
              <w:t xml:space="preserve"> la energía absorbida o liberada por un aparato eléctrico en un momento o tiempo determinado.</w:t>
            </w:r>
          </w:p>
          <w:p w:rsidR="00000000" w:rsidDel="00000000" w:rsidP="00000000" w:rsidRDefault="00000000" w:rsidRPr="00000000" w14:paraId="00000255">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56">
            <w:pPr>
              <w:jc w:val="both"/>
              <w:rPr>
                <w:rFonts w:ascii="ArialMT" w:cs="ArialMT" w:eastAsia="ArialMT" w:hAnsi="ArialMT"/>
                <w:sz w:val="22"/>
                <w:szCs w:val="22"/>
              </w:rPr>
            </w:pPr>
            <w:r w:rsidDel="00000000" w:rsidR="00000000" w:rsidRPr="00000000">
              <w:rPr>
                <w:rFonts w:ascii="Arial" w:cs="Arial" w:eastAsia="Arial" w:hAnsi="Arial"/>
                <w:color w:val="000000"/>
                <w:sz w:val="22"/>
                <w:szCs w:val="22"/>
                <w:rtl w:val="0"/>
              </w:rPr>
              <w:t xml:space="preserve">Adicionalmente determina la cantidad de luz, calor y fuerza, dependiendo del dispositivo o</w:t>
            </w:r>
            <w:r w:rsidDel="00000000" w:rsidR="00000000" w:rsidRPr="00000000">
              <w:rPr>
                <w:rFonts w:ascii="ArialMT" w:cs="ArialMT" w:eastAsia="ArialMT" w:hAnsi="ArialMT"/>
                <w:color w:val="000000"/>
                <w:sz w:val="22"/>
                <w:szCs w:val="22"/>
                <w:rtl w:val="0"/>
              </w:rPr>
              <w:t xml:space="preserve"> </w:t>
            </w:r>
            <w:r w:rsidDel="00000000" w:rsidR="00000000" w:rsidRPr="00000000">
              <w:rPr>
                <w:rFonts w:ascii="Arial" w:cs="Arial" w:eastAsia="Arial" w:hAnsi="Arial"/>
                <w:sz w:val="22"/>
                <w:szCs w:val="22"/>
                <w:rtl w:val="0"/>
              </w:rPr>
              <w:t xml:space="preserve">receptor del que se esté hablando.</w:t>
              <w:br w:type="textWrapping"/>
              <w:t xml:space="preserve">Por ejemplo, en una lámpara determina la cantidad de luz que emite; en un timbre, la cantidad de sonido; en un radiador eléctrico o una plancha; la cantidad de calor.</w:t>
            </w:r>
            <w:r w:rsidDel="00000000" w:rsidR="00000000" w:rsidRPr="00000000">
              <w:rPr>
                <w:rtl w:val="0"/>
              </w:rPr>
            </w:r>
          </w:p>
          <w:p w:rsidR="00000000" w:rsidDel="00000000" w:rsidP="00000000" w:rsidRDefault="00000000" w:rsidRPr="00000000" w14:paraId="00000257">
            <w:pPr>
              <w:jc w:val="both"/>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Lógicamente, las lámparas de mayor potencia dejan pasar más luz, los radiadores de mayor potencia emiten más calor y los motores de mayor potencia tienen, así mismo, más potencia de rotación. Los tres fenómenos se producen gracias a la corriente eléctrica, de ahí que tengan una potencia eléctrica y una funcionalidad acorde con los parámetros y especificaciones para los que fueron creados.</w:t>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-Potencia eléctrica</w:t>
            </w:r>
          </w:p>
          <w:p w:rsidR="00000000" w:rsidDel="00000000" w:rsidP="00000000" w:rsidRDefault="00000000" w:rsidRPr="00000000" w14:paraId="0000025B">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-Energía</w:t>
            </w:r>
          </w:p>
          <w:p w:rsidR="00000000" w:rsidDel="00000000" w:rsidP="00000000" w:rsidRDefault="00000000" w:rsidRPr="00000000" w14:paraId="0000025C">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-Aparato eléctrico</w:t>
            </w:r>
          </w:p>
          <w:p w:rsidR="00000000" w:rsidDel="00000000" w:rsidP="00000000" w:rsidRDefault="00000000" w:rsidRPr="00000000" w14:paraId="0000025D">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-Luz</w:t>
            </w:r>
          </w:p>
          <w:p w:rsidR="00000000" w:rsidDel="00000000" w:rsidP="00000000" w:rsidRDefault="00000000" w:rsidRPr="00000000" w14:paraId="0000025E">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-Calor</w:t>
            </w:r>
          </w:p>
          <w:p w:rsidR="00000000" w:rsidDel="00000000" w:rsidP="00000000" w:rsidRDefault="00000000" w:rsidRPr="00000000" w14:paraId="0000025F">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-Fuerza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0">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rPr/>
            </w:pPr>
            <w:sdt>
              <w:sdtPr>
                <w:tag w:val="goog_rdk_65"/>
              </w:sdtPr>
              <w:sdtContent>
                <w:commentRangeStart w:id="57"/>
              </w:sdtContent>
            </w:sdt>
            <w:r w:rsidDel="00000000" w:rsidR="00000000" w:rsidRPr="00000000">
              <w:rPr/>
              <w:drawing>
                <wp:inline distB="0" distT="0" distL="0" distR="0">
                  <wp:extent cx="1902317" cy="1428017"/>
                  <wp:effectExtent b="0" l="0" r="0" t="0"/>
                  <wp:docPr descr="Electricistas están subiendo en postes eléctricos para instalar líneas eléctricas." id="352" name="image6.jpg"/>
                  <a:graphic>
                    <a:graphicData uri="http://schemas.openxmlformats.org/drawingml/2006/picture">
                      <pic:pic>
                        <pic:nvPicPr>
                          <pic:cNvPr descr="Electricistas están subiendo en postes eléctricos para instalar líneas eléctricas." id="0" name="image6.jpg"/>
                          <pic:cNvPicPr preferRelativeResize="0"/>
                        </pic:nvPicPr>
                        <pic:blipFill>
                          <a:blip r:embed="rId44"/>
                          <a:srcRect b="0" l="0" r="0" t="0"/>
                          <a:stretch>
                            <a:fillRect/>
                          </a:stretch>
                        </pic:blipFill>
                        <pic:spPr>
                          <a:xfrm>
                            <a:off x="0" y="0"/>
                            <a:ext cx="1902317" cy="1428017"/>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62">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26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Partiendo de lo anterior, debido a que la frecuencia eléctrica está relacionada con el balance de energía activa en un sistema eléctrico, a menudo se le denomina o se le conoce vagamente como control de frecuencia, control de potencia o control de energía de frecuencia. </w:t>
            </w:r>
          </w:p>
          <w:p w:rsidR="00000000" w:rsidDel="00000000" w:rsidP="00000000" w:rsidRDefault="00000000" w:rsidRPr="00000000" w14:paraId="0000026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puede entonces decir que la frecuencia del sistema y el flujo de corriente a través de ciertos cables eléctricos son las cantidades ajustables, mientras que la corriente que ingresa al generador es la variable utilizada para controlarlos y mantenerlos funcionando de manera correcta y parametrizada. </w:t>
            </w:r>
          </w:p>
          <w:p w:rsidR="00000000" w:rsidDel="00000000" w:rsidP="00000000" w:rsidRDefault="00000000" w:rsidRPr="00000000" w14:paraId="0000026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Aunque todos los nodos en el sistema eléctrico tienen la misma frecuencia, solo cuando el sistema está balanceado y en equilibrio ―al verificar el control de energía de frecuencia― asumimos que la desviación del punto de equilibrio es pequeña y la frecuencia puede ser recogida y casi minimizada. </w:t>
            </w:r>
          </w:p>
          <w:p w:rsidR="00000000" w:rsidDel="00000000" w:rsidP="00000000" w:rsidRDefault="00000000" w:rsidRPr="00000000" w14:paraId="0000026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lo tanto, el control de frecuencia es un problema global. En este sentido se diferencia del control por tensión, que está muy localizado y afecta solo a un conjunto limitado de nodos, excepto en casos muy especiales, como fallas de tensión. De esta manera, los sistemas de control de frecuencia y voltaje se diseñan de forma separada e independiente utilizando, por un lado, el acoplamiento débil y frágil entre la corriente de potencia reactiva y el voltaje, y por el otro, el acoplamiento débil entre la corriente de potencia activa y el voltaje y la frecuencia. </w:t>
            </w:r>
          </w:p>
          <w:p w:rsidR="00000000" w:rsidDel="00000000" w:rsidP="00000000" w:rsidRDefault="00000000" w:rsidRPr="00000000" w14:paraId="0000026B">
            <w:pPr>
              <w:widowControl w:val="0"/>
              <w:jc w:val="both"/>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-Frecuencia eléctrica</w:t>
            </w:r>
          </w:p>
          <w:p w:rsidR="00000000" w:rsidDel="00000000" w:rsidP="00000000" w:rsidRDefault="00000000" w:rsidRPr="00000000" w14:paraId="0000026D">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-Sistema eléctrico </w:t>
            </w:r>
          </w:p>
          <w:p w:rsidR="00000000" w:rsidDel="00000000" w:rsidP="00000000" w:rsidRDefault="00000000" w:rsidRPr="00000000" w14:paraId="0000026E">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-Potencia </w:t>
            </w:r>
          </w:p>
          <w:p w:rsidR="00000000" w:rsidDel="00000000" w:rsidP="00000000" w:rsidRDefault="00000000" w:rsidRPr="00000000" w14:paraId="0000026F">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-Control</w:t>
            </w:r>
          </w:p>
          <w:p w:rsidR="00000000" w:rsidDel="00000000" w:rsidP="00000000" w:rsidRDefault="00000000" w:rsidRPr="00000000" w14:paraId="00000270">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-Energía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1">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rPr/>
            </w:pPr>
            <w:sdt>
              <w:sdtPr>
                <w:tag w:val="goog_rdk_66"/>
              </w:sdtPr>
              <w:sdtContent>
                <w:commentRangeStart w:id="58"/>
              </w:sdtContent>
            </w:sdt>
            <w:r w:rsidDel="00000000" w:rsidR="00000000" w:rsidRPr="00000000">
              <w:rPr/>
              <w:drawing>
                <wp:inline distB="0" distT="0" distL="0" distR="0">
                  <wp:extent cx="1903280" cy="1222765"/>
                  <wp:effectExtent b="0" l="0" r="0" t="0"/>
                  <wp:docPr descr="Enfoque selectivo de los electricistas están arreglando la línea de transmisión de energía en un poste eléctrico" id="353" name="image2.jpg"/>
                  <a:graphic>
                    <a:graphicData uri="http://schemas.openxmlformats.org/drawingml/2006/picture">
                      <pic:pic>
                        <pic:nvPicPr>
                          <pic:cNvPr descr="Enfoque selectivo de los electricistas están arreglando la línea de transmisión de energía en un poste eléctrico" id="0" name="image2.jpg"/>
                          <pic:cNvPicPr preferRelativeResize="0"/>
                        </pic:nvPicPr>
                        <pic:blipFill>
                          <a:blip r:embed="rId45"/>
                          <a:srcRect b="0" l="0" r="0" t="0"/>
                          <a:stretch>
                            <a:fillRect/>
                          </a:stretch>
                        </pic:blipFill>
                        <pic:spPr>
                          <a:xfrm>
                            <a:off x="0" y="0"/>
                            <a:ext cx="1903280" cy="1222765"/>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73">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Partiendo de lo anterior, una correcta instalación eléctrica debe desarrollarse a partir de un conjunto de circuitos eléctricos, cuyo propósito es conducir y distribuir la corriente eléctrica desde el punto de origen (servicio eléctrico) hasta la toma final. Las instalaciones eléctricas se clasifican según la tensión y el uso previsto. Pueden ser subterráneas, aéreas o terrestres.</w:t>
            </w:r>
          </w:p>
          <w:p w:rsidR="00000000" w:rsidDel="00000000" w:rsidP="00000000" w:rsidRDefault="00000000" w:rsidRPr="00000000" w14:paraId="0000027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entrar en más detalle acerca de los tipos de instalaciones eléctricas, podemos encontrar de esta manera las siguientes dos clasificaciones: </w:t>
            </w:r>
          </w:p>
          <w:p w:rsidR="00000000" w:rsidDel="00000000" w:rsidP="00000000" w:rsidRDefault="00000000" w:rsidRPr="00000000" w14:paraId="0000027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Instalaciones transformadoras: son aquellas que reciben la energía eléctrica y modifican sus parámetros (aumento o disminución de tensión).</w:t>
            </w:r>
          </w:p>
          <w:p w:rsidR="00000000" w:rsidDel="00000000" w:rsidP="00000000" w:rsidRDefault="00000000" w:rsidRPr="00000000" w14:paraId="0000027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Instalaciones receptoras: aquellas que transforman la energía eléctrica en otros tipos de energía.</w:t>
            </w:r>
          </w:p>
          <w:p w:rsidR="00000000" w:rsidDel="00000000" w:rsidP="00000000" w:rsidRDefault="00000000" w:rsidRPr="00000000" w14:paraId="0000027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B">
            <w:pPr>
              <w:jc w:val="both"/>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También se habla de un tercer tipo de instalación llamada de transporte o de transmisión, que es aquella que permite la comunicación entre diferentes circuitos.</w:t>
            </w:r>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-Circuitos eléctricos</w:t>
            </w:r>
          </w:p>
          <w:p w:rsidR="00000000" w:rsidDel="00000000" w:rsidP="00000000" w:rsidRDefault="00000000" w:rsidRPr="00000000" w14:paraId="0000027D">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-Instalaciones transformadoras</w:t>
            </w:r>
          </w:p>
          <w:p w:rsidR="00000000" w:rsidDel="00000000" w:rsidP="00000000" w:rsidRDefault="00000000" w:rsidRPr="00000000" w14:paraId="0000027E">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-Instalaciones receptoras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280">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_v2</w:t>
            </w:r>
            <w:r w:rsidDel="00000000" w:rsidR="00000000" w:rsidRPr="00000000">
              <w:rPr>
                <w:rtl w:val="0"/>
              </w:rPr>
            </w:r>
          </w:p>
        </w:tc>
      </w:tr>
    </w:tbl>
    <w:p w:rsidR="00000000" w:rsidDel="00000000" w:rsidP="00000000" w:rsidRDefault="00000000" w:rsidRPr="00000000" w14:paraId="00000284">
      <w:pPr>
        <w:keepNext w:val="1"/>
        <w:keepLines w:val="1"/>
        <w:pBdr>
          <w:top w:space="0" w:sz="0" w:val="nil"/>
          <w:left w:space="0" w:sz="0" w:val="nil"/>
          <w:bottom w:space="0" w:sz="0" w:val="nil"/>
          <w:right w:space="0" w:sz="0" w:val="nil"/>
          <w:between w:space="0" w:sz="0" w:val="nil"/>
        </w:pBdr>
        <w:spacing w:after="120" w:before="360" w:line="276" w:lineRule="auto"/>
        <w:jc w:val="both"/>
        <w:rPr>
          <w:rFonts w:ascii="Arial" w:cs="Arial" w:eastAsia="Arial" w:hAnsi="Arial"/>
          <w:b w:val="1"/>
          <w:color w:val="ff0000"/>
          <w:sz w:val="22"/>
          <w:szCs w:val="22"/>
        </w:rPr>
      </w:pPr>
      <w:sdt>
        <w:sdtPr>
          <w:tag w:val="goog_rdk_67"/>
        </w:sdtPr>
        <w:sdtContent>
          <w:commentRangeStart w:id="59"/>
        </w:sdtContent>
      </w:sdt>
      <w:r w:rsidDel="00000000" w:rsidR="00000000" w:rsidRPr="00000000">
        <w:rPr>
          <w:rFonts w:ascii="Arial" w:cs="Arial" w:eastAsia="Arial" w:hAnsi="Arial"/>
          <w:b w:val="1"/>
          <w:color w:val="ff0000"/>
          <w:sz w:val="22"/>
          <w:szCs w:val="22"/>
          <w:rtl w:val="0"/>
        </w:rPr>
        <w:t xml:space="preserve">Cables eléctricos</w:t>
      </w:r>
      <w:commentRangeEnd w:id="59"/>
      <w:r w:rsidDel="00000000" w:rsidR="00000000" w:rsidRPr="00000000">
        <w:commentReference w:id="59"/>
      </w:r>
      <w:r w:rsidDel="00000000" w:rsidR="00000000" w:rsidRPr="00000000">
        <w:rPr>
          <w:rtl w:val="0"/>
        </w:rPr>
      </w:r>
    </w:p>
    <w:tbl>
      <w:tblPr>
        <w:tblStyle w:val="Table3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5">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6">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88">
            <w:pPr>
              <w:keepNext w:val="1"/>
              <w:keepLines w:val="1"/>
              <w:pBdr>
                <w:top w:space="0" w:sz="0" w:val="nil"/>
                <w:left w:space="0" w:sz="0" w:val="nil"/>
                <w:bottom w:space="0" w:sz="0" w:val="nil"/>
                <w:right w:space="0" w:sz="0" w:val="nil"/>
                <w:between w:space="0" w:sz="0" w:val="nil"/>
              </w:pBdr>
              <w:spacing w:after="120" w:before="360" w:line="276"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Un insumo muy importante durante la instalación es el cableado eléctrico, elemento fabricado y pensado para conducir electricidad. El material principal con el que están fabricados los cables es el cobre, por su alto grado de conductividad, aunque también se utiliza el aluminio que, a pesar de ser menos conductivo, resulta más económico que el cobre.</w:t>
            </w:r>
          </w:p>
          <w:p w:rsidR="00000000" w:rsidDel="00000000" w:rsidP="00000000" w:rsidRDefault="00000000" w:rsidRPr="00000000" w14:paraId="00000289">
            <w:pPr>
              <w:keepNext w:val="1"/>
              <w:keepLines w:val="1"/>
              <w:pBdr>
                <w:top w:space="0" w:sz="0" w:val="nil"/>
                <w:left w:space="0" w:sz="0" w:val="nil"/>
                <w:bottom w:space="0" w:sz="0" w:val="nil"/>
                <w:right w:space="0" w:sz="0" w:val="nil"/>
                <w:between w:space="0" w:sz="0" w:val="nil"/>
              </w:pBdr>
              <w:spacing w:after="120" w:before="36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cables eléctricos están compuestos por: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A">
            <w:pPr>
              <w:widowControl w:val="0"/>
              <w:jc w:val="center"/>
              <w:rPr>
                <w:rFonts w:ascii="Arial" w:cs="Arial" w:eastAsia="Arial" w:hAnsi="Arial"/>
                <w:sz w:val="22"/>
                <w:szCs w:val="22"/>
              </w:rPr>
            </w:pPr>
            <w:r w:rsidDel="00000000" w:rsidR="00000000" w:rsidRPr="00000000">
              <w:rPr>
                <w:rtl w:val="0"/>
              </w:rPr>
              <w:t xml:space="preserve">     </w:t>
            </w:r>
            <w:sdt>
              <w:sdtPr>
                <w:tag w:val="goog_rdk_68"/>
              </w:sdtPr>
              <w:sdtContent>
                <w:commentRangeStart w:id="60"/>
              </w:sdtContent>
            </w:sdt>
            <w:r w:rsidDel="00000000" w:rsidR="00000000" w:rsidRPr="00000000">
              <w:rPr/>
              <w:drawing>
                <wp:inline distB="0" distT="0" distL="0" distR="0">
                  <wp:extent cx="2421522" cy="1613510"/>
                  <wp:effectExtent b="0" l="0" r="0" t="0"/>
                  <wp:docPr descr="Un electricista masculino trabaja en una centralita con un cable de conexión eléctrica" id="354" name="image4.jpg"/>
                  <a:graphic>
                    <a:graphicData uri="http://schemas.openxmlformats.org/drawingml/2006/picture">
                      <pic:pic>
                        <pic:nvPicPr>
                          <pic:cNvPr descr="Un electricista masculino trabaja en una centralita con un cable de conexión eléctrica" id="0" name="image4.jpg"/>
                          <pic:cNvPicPr preferRelativeResize="0"/>
                        </pic:nvPicPr>
                        <pic:blipFill>
                          <a:blip r:embed="rId46"/>
                          <a:srcRect b="0" l="0" r="0" t="0"/>
                          <a:stretch>
                            <a:fillRect/>
                          </a:stretch>
                        </pic:blipFill>
                        <pic:spPr>
                          <a:xfrm>
                            <a:off x="0" y="0"/>
                            <a:ext cx="2421522" cy="1613510"/>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8B">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5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Conductor eléctrico:</w:t>
            </w:r>
            <w:r w:rsidDel="00000000" w:rsidR="00000000" w:rsidRPr="00000000">
              <w:rPr>
                <w:rFonts w:ascii="Arial" w:cs="Arial" w:eastAsia="Arial" w:hAnsi="Arial"/>
                <w:color w:val="000000"/>
                <w:sz w:val="22"/>
                <w:szCs w:val="22"/>
                <w:rtl w:val="0"/>
              </w:rPr>
              <w:t xml:space="preserve"> es la parte del cable que transporta la electricidad y puede estar constituido por uno o más hilos de cobre o aluminio. Dependiendo de la tensión para la que están preparados, los cables se categorizan en grupos de tensiones que van por rangos de voltios:</w:t>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15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Cables de muy baja tensión (hasta 50 V)</w:t>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15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Cables de baja tensión (hasta 1000 V)</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15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Cables de media tensión (hasta 30 kV)</w:t>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15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Cables de alta tensión (hasta 66 kV)</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5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Cables de muy alta tensión (por encima de los 770 kV)</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4">
            <w:pPr>
              <w:widowControl w:val="0"/>
              <w:rPr>
                <w:rFonts w:ascii="Arial" w:cs="Arial" w:eastAsia="Arial" w:hAnsi="Arial"/>
                <w:color w:val="999999"/>
                <w:sz w:val="22"/>
                <w:szCs w:val="22"/>
              </w:rPr>
            </w:pPr>
            <w:r w:rsidDel="00000000" w:rsidR="00000000" w:rsidRPr="00000000">
              <w:rPr>
                <w:rFonts w:ascii="Arial" w:cs="Arial" w:eastAsia="Arial" w:hAnsi="Arial"/>
                <w:b w:val="1"/>
                <w:color w:val="333333"/>
                <w:sz w:val="22"/>
                <w:szCs w:val="22"/>
                <w:rtl w:val="0"/>
              </w:rPr>
              <w:t xml:space="preserve">Aislamiento:</w:t>
            </w:r>
            <w:r w:rsidDel="00000000" w:rsidR="00000000" w:rsidRPr="00000000">
              <w:rPr>
                <w:rFonts w:ascii="Roboto Light" w:cs="Roboto Light" w:eastAsia="Roboto Light" w:hAnsi="Roboto Light"/>
                <w:color w:val="717070"/>
                <w:sz w:val="25"/>
                <w:szCs w:val="25"/>
                <w:rtl w:val="0"/>
              </w:rPr>
              <w:t xml:space="preserve"> </w:t>
            </w:r>
            <w:r w:rsidDel="00000000" w:rsidR="00000000" w:rsidRPr="00000000">
              <w:rPr>
                <w:rFonts w:ascii="Arial" w:cs="Arial" w:eastAsia="Arial" w:hAnsi="Arial"/>
                <w:sz w:val="22"/>
                <w:szCs w:val="22"/>
                <w:rtl w:val="0"/>
              </w:rPr>
              <w:t xml:space="preserve">este componente es la parte que recubre el conductor, se encarga de que la corriente eléctrica no se escape del cable y de que sea transportada de principio a fin por el conductor.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6">
            <w:pPr>
              <w:widowControl w:val="0"/>
              <w:rPr>
                <w:rFonts w:ascii="Arial" w:cs="Arial" w:eastAsia="Arial" w:hAnsi="Arial"/>
                <w:color w:val="999999"/>
                <w:sz w:val="22"/>
                <w:szCs w:val="22"/>
              </w:rPr>
            </w:pPr>
            <w:r w:rsidDel="00000000" w:rsidR="00000000" w:rsidRPr="00000000">
              <w:rPr>
                <w:rFonts w:ascii="Arial" w:cs="Arial" w:eastAsia="Arial" w:hAnsi="Arial"/>
                <w:b w:val="1"/>
                <w:color w:val="333333"/>
                <w:sz w:val="22"/>
                <w:szCs w:val="22"/>
                <w:rtl w:val="0"/>
              </w:rPr>
              <w:t xml:space="preserve">Capa de relleno:</w:t>
            </w:r>
            <w:r w:rsidDel="00000000" w:rsidR="00000000" w:rsidRPr="00000000">
              <w:rPr>
                <w:rFonts w:ascii="Roboto Light" w:cs="Roboto Light" w:eastAsia="Roboto Light" w:hAnsi="Roboto Light"/>
                <w:color w:val="717070"/>
                <w:sz w:val="25"/>
                <w:szCs w:val="25"/>
                <w:rtl w:val="0"/>
              </w:rPr>
              <w:t xml:space="preserve"> </w:t>
            </w:r>
            <w:r w:rsidDel="00000000" w:rsidR="00000000" w:rsidRPr="00000000">
              <w:rPr>
                <w:rFonts w:ascii="Arial" w:cs="Arial" w:eastAsia="Arial" w:hAnsi="Arial"/>
                <w:sz w:val="22"/>
                <w:szCs w:val="22"/>
                <w:rtl w:val="0"/>
              </w:rPr>
              <w:t xml:space="preserve">se encuentra entre el aislamiento y el conductor. Se encarga de que el cable conserve un aspecto circular, ya que en muchas ocasiones los conductores no son redondos o tienen más de un hilo. Con la capa de relleno se logra el aspecto homogéneo necesario.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8">
            <w:pPr>
              <w:widowControl w:val="0"/>
              <w:rPr>
                <w:rFonts w:ascii="Arial" w:cs="Arial" w:eastAsia="Arial" w:hAnsi="Arial"/>
                <w:color w:val="999999"/>
                <w:sz w:val="22"/>
                <w:szCs w:val="22"/>
              </w:rPr>
            </w:pPr>
            <w:r w:rsidDel="00000000" w:rsidR="00000000" w:rsidRPr="00000000">
              <w:rPr>
                <w:rFonts w:ascii="Arial" w:cs="Arial" w:eastAsia="Arial" w:hAnsi="Arial"/>
                <w:b w:val="1"/>
                <w:color w:val="333333"/>
                <w:sz w:val="22"/>
                <w:szCs w:val="22"/>
                <w:rtl w:val="0"/>
              </w:rPr>
              <w:t xml:space="preserve">Cubierta:</w:t>
            </w:r>
            <w:r w:rsidDel="00000000" w:rsidR="00000000" w:rsidRPr="00000000">
              <w:rPr>
                <w:rFonts w:ascii="Roboto Light" w:cs="Roboto Light" w:eastAsia="Roboto Light" w:hAnsi="Roboto Light"/>
                <w:color w:val="717070"/>
                <w:sz w:val="25"/>
                <w:szCs w:val="25"/>
                <w:rtl w:val="0"/>
              </w:rPr>
              <w:t xml:space="preserve"> </w:t>
            </w:r>
            <w:r w:rsidDel="00000000" w:rsidR="00000000" w:rsidRPr="00000000">
              <w:rPr>
                <w:rFonts w:ascii="Arial" w:cs="Arial" w:eastAsia="Arial" w:hAnsi="Arial"/>
                <w:sz w:val="22"/>
                <w:szCs w:val="22"/>
                <w:rtl w:val="0"/>
              </w:rPr>
              <w:t xml:space="preserve">es el material que protege al cable de la intemperie y de elementos externos.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A">
            <w:pPr>
              <w:rPr>
                <w:rFonts w:ascii="Arial" w:cs="Arial" w:eastAsia="Arial" w:hAnsi="Arial"/>
                <w:color w:val="ff0000"/>
                <w:sz w:val="22"/>
                <w:szCs w:val="22"/>
              </w:rPr>
            </w:pPr>
            <w:r w:rsidDel="00000000" w:rsidR="00000000" w:rsidRPr="00000000">
              <w:rPr>
                <w:rFonts w:ascii="Arial" w:cs="Arial" w:eastAsia="Arial" w:hAnsi="Arial"/>
                <w:b w:val="1"/>
                <w:color w:val="ff0000"/>
                <w:sz w:val="22"/>
                <w:szCs w:val="22"/>
                <w:rtl w:val="0"/>
              </w:rPr>
              <w:t xml:space="preserve">Tipos de cables</w:t>
            </w:r>
            <w:r w:rsidDel="00000000" w:rsidR="00000000" w:rsidRPr="00000000">
              <w:rPr>
                <w:rFonts w:ascii="Arial" w:cs="Arial" w:eastAsia="Arial" w:hAnsi="Arial"/>
                <w:color w:val="ff0000"/>
                <w:sz w:val="22"/>
                <w:szCs w:val="22"/>
                <w:rtl w:val="0"/>
              </w:rPr>
              <w:t xml:space="preserve">: </w:t>
              <w:br w:type="textWrapping"/>
              <w:t xml:space="preserve">Existen tres tipos de cable: coaxial, par trenzado, fibra óptica. Cada uno aporta una solución a los problemas ya mencionados anteriormente. El cable par trenzado es parecido al cable telefónico.</w:t>
            </w:r>
          </w:p>
          <w:p w:rsidR="00000000" w:rsidDel="00000000" w:rsidP="00000000" w:rsidRDefault="00000000" w:rsidRPr="00000000" w14:paraId="0000029B">
            <w:pPr>
              <w:widowControl w:val="0"/>
              <w:rPr>
                <w:rFonts w:ascii="Arial" w:cs="Arial" w:eastAsia="Arial" w:hAnsi="Arial"/>
                <w:color w:val="999999"/>
                <w:sz w:val="22"/>
                <w:szCs w:val="22"/>
              </w:rPr>
            </w:pPr>
            <w:r w:rsidDel="00000000" w:rsidR="00000000" w:rsidRPr="00000000">
              <w:rPr>
                <w:rtl w:val="0"/>
              </w:rPr>
            </w:r>
          </w:p>
        </w:tc>
      </w:tr>
    </w:tbl>
    <w:p w:rsidR="00000000" w:rsidDel="00000000" w:rsidP="00000000" w:rsidRDefault="00000000" w:rsidRPr="00000000" w14:paraId="0000029D">
      <w:pPr>
        <w:rPr>
          <w:rFonts w:ascii="Arial" w:cs="Arial" w:eastAsia="Arial" w:hAnsi="Arial"/>
          <w:sz w:val="22"/>
          <w:szCs w:val="22"/>
        </w:rPr>
      </w:pPr>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F">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hacer sinergia entre varios elementos se crean los conectores que unen circuitos eléctricos, bien entre cables eléctricos o entre cables eléctricos y algún otro elemento del circuito. En caso de que se necesite unir un cable eléctrico a un aparato eléctrico, este recibirá el nombre de terminal eléctrico, por lo que cabe dejar en claro las diferentes interacciones. Es importante tener en cuenta que las conexiones o uniones de cables únicamente con cinta aislante están prohibidas en cualquier instalación.</w:t>
              <w:br w:type="textWrapping"/>
              <w:br w:type="textWrapping"/>
              <w:t xml:space="preserve">Los conectores eléctricos se utilizan para unirlos y formar una trayectoria continua de flujo de corriente eléctrica, lo que reduce drásticamente el tiempo, el esfuerzo y la mano de obra necesarios para fabricar, ensamblar e instalar dispositivos eléctricos, sus componentes y el cableado.</w:t>
            </w:r>
          </w:p>
        </w:tc>
      </w:tr>
    </w:tbl>
    <w:p w:rsidR="00000000" w:rsidDel="00000000" w:rsidP="00000000" w:rsidRDefault="00000000" w:rsidRPr="00000000" w14:paraId="000002A2">
      <w:pPr>
        <w:rPr>
          <w:rFonts w:ascii="Arial" w:cs="Arial" w:eastAsia="Arial" w:hAnsi="Arial"/>
          <w:sz w:val="22"/>
          <w:szCs w:val="22"/>
        </w:rPr>
      </w:pPr>
      <w:r w:rsidDel="00000000" w:rsidR="00000000" w:rsidRPr="00000000">
        <w:rPr>
          <w:rtl w:val="0"/>
        </w:rPr>
      </w:r>
    </w:p>
    <w:tbl>
      <w:tblPr>
        <w:tblStyle w:val="Table3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A4">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a color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5">
            <w:pPr>
              <w:rPr>
                <w:rFonts w:ascii="Arial" w:cs="Arial" w:eastAsia="Arial" w:hAnsi="Arial"/>
                <w:sz w:val="22"/>
                <w:szCs w:val="22"/>
              </w:rPr>
            </w:pPr>
            <w:r w:rsidDel="00000000" w:rsidR="00000000" w:rsidRPr="00000000">
              <w:rPr>
                <w:rFonts w:ascii="Arial" w:cs="Arial" w:eastAsia="Arial" w:hAnsi="Arial"/>
                <w:sz w:val="22"/>
                <w:szCs w:val="22"/>
                <w:rtl w:val="0"/>
              </w:rPr>
              <w:t xml:space="preserve">En caso de que se encuentren fallas en las instalaciones, aparecen los totalizadores, que cumplen la función de interrumpir la corriente eléctrica después de detectada la falla. En términos simples, el totalizador está diseñado para apagar la alimentación en caso de una emergencia.</w:t>
            </w:r>
          </w:p>
          <w:p w:rsidR="00000000" w:rsidDel="00000000" w:rsidP="00000000" w:rsidRDefault="00000000" w:rsidRPr="00000000" w14:paraId="000002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totalizadores son un dispositivo esencial en el mundo moderno, y uno de los mecanismos de seguridad más importantes en cualquier casa, edificio o industria. Cuando un cableado eléctrico en un edificio tiene demasiada corriente, estos simples elementos la cortan hasta que alguien solucione el problema.</w:t>
            </w:r>
          </w:p>
        </w:tc>
      </w:tr>
    </w:tbl>
    <w:p w:rsidR="00000000" w:rsidDel="00000000" w:rsidP="00000000" w:rsidRDefault="00000000" w:rsidRPr="00000000" w14:paraId="000002A9">
      <w:pPr>
        <w:rPr>
          <w:rFonts w:ascii="Arial" w:cs="Arial" w:eastAsia="Arial" w:hAnsi="Arial"/>
          <w:sz w:val="22"/>
          <w:szCs w:val="22"/>
        </w:rPr>
      </w:pPr>
      <w:r w:rsidDel="00000000" w:rsidR="00000000" w:rsidRPr="00000000">
        <w:rPr>
          <w:rtl w:val="0"/>
        </w:rPr>
      </w:r>
    </w:p>
    <w:tbl>
      <w:tblPr>
        <w:tblStyle w:val="Table34"/>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A">
            <w:pPr>
              <w:keepNext w:val="1"/>
              <w:keepLines w:val="1"/>
              <w:pBdr>
                <w:top w:space="0" w:sz="0" w:val="nil"/>
                <w:left w:space="0" w:sz="0" w:val="nil"/>
                <w:bottom w:space="0" w:sz="0" w:val="nil"/>
                <w:right w:space="0" w:sz="0" w:val="nil"/>
                <w:between w:space="0" w:sz="0" w:val="nil"/>
              </w:pBdr>
              <w:spacing w:after="120" w:before="40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AB">
            <w:pPr>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Estimado aprendiz, hemos llegado al final de este componente formativo. Le invitamos a continuar recorriendo este camino lleno de aprendizajes. Recuerde explorar los recursos que se encuentran disponibles. Diríjase al menú principal en donde encontrará la síntesis del tema abordado, una actividad didáctica, material complementario, entre otros recursos.</w:t>
            </w:r>
          </w:p>
        </w:tc>
      </w:tr>
    </w:tbl>
    <w:p w:rsidR="00000000" w:rsidDel="00000000" w:rsidP="00000000" w:rsidRDefault="00000000" w:rsidRPr="00000000" w14:paraId="000002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tbl>
      <w:tblPr>
        <w:tblStyle w:val="Table3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0"/>
        <w:gridCol w:w="6491"/>
        <w:gridCol w:w="2693"/>
        <w:gridCol w:w="2618"/>
        <w:tblGridChange w:id="0">
          <w:tblGrid>
            <w:gridCol w:w="1610"/>
            <w:gridCol w:w="6491"/>
            <w:gridCol w:w="2693"/>
            <w:gridCol w:w="261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E">
            <w:pPr>
              <w:widowControl w:val="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2AF">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bookmarkStart w:colFirst="0" w:colLast="0" w:name="_heading=h.30j0zll" w:id="6"/>
            <w:bookmarkEnd w:id="6"/>
            <w:r w:rsidDel="00000000" w:rsidR="00000000" w:rsidRPr="00000000">
              <w:rPr>
                <w:rFonts w:ascii="Arial" w:cs="Arial" w:eastAsia="Arial" w:hAnsi="Arial"/>
                <w:color w:val="000000"/>
                <w:sz w:val="22"/>
                <w:szCs w:val="22"/>
                <w:rtl w:val="0"/>
              </w:rPr>
              <w:t xml:space="preserve">Actividad didáctica. Completar la frase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2">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Seleccione la respuesta correcta según las afirmaciones presentadas a continuación:</w:t>
            </w:r>
          </w:p>
          <w:p w:rsidR="00000000" w:rsidDel="00000000" w:rsidP="00000000" w:rsidRDefault="00000000" w:rsidRPr="00000000" w14:paraId="000002B3">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4">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5">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1.La ONAC se conoce como:</w:t>
            </w:r>
          </w:p>
          <w:p w:rsidR="00000000" w:rsidDel="00000000" w:rsidP="00000000" w:rsidRDefault="00000000" w:rsidRPr="00000000" w14:paraId="000002B6">
            <w:pPr>
              <w:widowControl w:val="0"/>
              <w:rPr>
                <w:rFonts w:ascii="Arial" w:cs="Arial" w:eastAsia="Arial" w:hAnsi="Arial"/>
                <w:color w:val="000000"/>
                <w:sz w:val="22"/>
                <w:szCs w:val="22"/>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B8">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9">
            <w:pPr>
              <w:jc w:val="center"/>
              <w:rPr/>
            </w:pPr>
            <w:r w:rsidDel="00000000" w:rsidR="00000000" w:rsidRPr="00000000">
              <w:rPr/>
              <w:drawing>
                <wp:inline distB="0" distT="0" distL="0" distR="0">
                  <wp:extent cx="1468994" cy="1468994"/>
                  <wp:effectExtent b="0" l="0" r="0" t="0"/>
                  <wp:docPr id="355" name="image20.jpg"/>
                  <a:graphic>
                    <a:graphicData uri="http://schemas.openxmlformats.org/drawingml/2006/picture">
                      <pic:pic>
                        <pic:nvPicPr>
                          <pic:cNvPr id="0" name="image20.jpg"/>
                          <pic:cNvPicPr preferRelativeResize="0"/>
                        </pic:nvPicPr>
                        <pic:blipFill>
                          <a:blip r:embed="rId47"/>
                          <a:srcRect b="0" l="0" r="0" t="0"/>
                          <a:stretch>
                            <a:fillRect/>
                          </a:stretch>
                        </pic:blipFill>
                        <pic:spPr>
                          <a:xfrm>
                            <a:off x="0" y="0"/>
                            <a:ext cx="1468994" cy="1468994"/>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Imagen: 280101175</w:t>
            </w:r>
            <w:r w:rsidDel="00000000" w:rsidR="00000000" w:rsidRPr="00000000">
              <w:rPr>
                <w:rFonts w:ascii="Arial" w:cs="Arial" w:eastAsia="Arial" w:hAnsi="Arial"/>
                <w:color w:val="000000"/>
                <w:sz w:val="22"/>
                <w:szCs w:val="22"/>
                <w:highlight w:val="white"/>
                <w:rtl w:val="0"/>
              </w:rPr>
              <w:t xml:space="preserve">_i35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C">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Enunciado o definición:</w:t>
            </w:r>
          </w:p>
          <w:p w:rsidR="00000000" w:rsidDel="00000000" w:rsidP="00000000" w:rsidRDefault="00000000" w:rsidRPr="00000000" w14:paraId="000002BD">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BE">
            <w:pPr>
              <w:widowControl w:val="0"/>
              <w:numPr>
                <w:ilvl w:val="0"/>
                <w:numId w:val="4"/>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Organismo Nacional de la Corriente Alterna</w:t>
            </w:r>
          </w:p>
          <w:p w:rsidR="00000000" w:rsidDel="00000000" w:rsidP="00000000" w:rsidRDefault="00000000" w:rsidRPr="00000000" w14:paraId="000002BF">
            <w:pPr>
              <w:widowControl w:val="0"/>
              <w:numPr>
                <w:ilvl w:val="0"/>
                <w:numId w:val="4"/>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Organismo Nacional de Acreditación Nacional</w:t>
            </w:r>
          </w:p>
          <w:p w:rsidR="00000000" w:rsidDel="00000000" w:rsidP="00000000" w:rsidRDefault="00000000" w:rsidRPr="00000000" w14:paraId="000002C0">
            <w:pPr>
              <w:widowControl w:val="0"/>
              <w:numPr>
                <w:ilvl w:val="0"/>
                <w:numId w:val="4"/>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Centro de Actualización Nacional Colombiano</w:t>
            </w:r>
          </w:p>
          <w:p w:rsidR="00000000" w:rsidDel="00000000" w:rsidP="00000000" w:rsidRDefault="00000000" w:rsidRPr="00000000" w14:paraId="000002C1">
            <w:pPr>
              <w:widowControl w:val="0"/>
              <w:numPr>
                <w:ilvl w:val="0"/>
                <w:numId w:val="4"/>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Norma Internacional de Prueba y Ensayo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Respuesta</w:t>
            </w:r>
          </w:p>
          <w:p w:rsidR="00000000" w:rsidDel="00000000" w:rsidP="00000000" w:rsidRDefault="00000000" w:rsidRPr="00000000" w14:paraId="000002C4">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C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 Organismo Nacional de Acreditación Nacional</w:t>
            </w:r>
          </w:p>
          <w:p w:rsidR="00000000" w:rsidDel="00000000" w:rsidP="00000000" w:rsidRDefault="00000000" w:rsidRPr="00000000" w14:paraId="000002C6">
            <w:pPr>
              <w:widowControl w:val="0"/>
              <w:rPr>
                <w:rFonts w:ascii="Arial" w:cs="Arial" w:eastAsia="Arial" w:hAnsi="Arial"/>
                <w:b w:val="1"/>
                <w:color w:val="000000"/>
                <w:sz w:val="22"/>
                <w:szCs w:val="22"/>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C7">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8">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una imagen general al tema</w:t>
            </w:r>
          </w:p>
          <w:p w:rsidR="00000000" w:rsidDel="00000000" w:rsidP="00000000" w:rsidRDefault="00000000" w:rsidRPr="00000000" w14:paraId="000002C9">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Construya aquí el código de la imagen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A">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B">
            <w:pPr>
              <w:widowControl w:val="0"/>
              <w:numPr>
                <w:ilvl w:val="0"/>
                <w:numId w:val="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 multímetro es un dispositivo que permite medir:</w:t>
            </w:r>
          </w:p>
          <w:p w:rsidR="00000000" w:rsidDel="00000000" w:rsidP="00000000" w:rsidRDefault="00000000" w:rsidRPr="00000000" w14:paraId="000002CC">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CD">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Enunciado o definición:</w:t>
            </w:r>
          </w:p>
          <w:p w:rsidR="00000000" w:rsidDel="00000000" w:rsidP="00000000" w:rsidRDefault="00000000" w:rsidRPr="00000000" w14:paraId="000002CE">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F">
            <w:pPr>
              <w:widowControl w:val="0"/>
              <w:numPr>
                <w:ilvl w:val="0"/>
                <w:numId w:val="5"/>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peso de un cuerpo que contiene masa.</w:t>
            </w:r>
          </w:p>
          <w:p w:rsidR="00000000" w:rsidDel="00000000" w:rsidP="00000000" w:rsidRDefault="00000000" w:rsidRPr="00000000" w14:paraId="000002D0">
            <w:pPr>
              <w:widowControl w:val="0"/>
              <w:numPr>
                <w:ilvl w:val="0"/>
                <w:numId w:val="5"/>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radiación solar de un sistema conductor.</w:t>
            </w:r>
          </w:p>
          <w:p w:rsidR="00000000" w:rsidDel="00000000" w:rsidP="00000000" w:rsidRDefault="00000000" w:rsidRPr="00000000" w14:paraId="000002D1">
            <w:pPr>
              <w:widowControl w:val="0"/>
              <w:numPr>
                <w:ilvl w:val="0"/>
                <w:numId w:val="5"/>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tensión, la intensidad y la resistencia de un circuito eléctrico.</w:t>
            </w:r>
          </w:p>
          <w:p w:rsidR="00000000" w:rsidDel="00000000" w:rsidP="00000000" w:rsidRDefault="00000000" w:rsidRPr="00000000" w14:paraId="000002D2">
            <w:pPr>
              <w:widowControl w:val="0"/>
              <w:numPr>
                <w:ilvl w:val="0"/>
                <w:numId w:val="5"/>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potencia de las fases del fenómeno lunar.</w:t>
            </w:r>
          </w:p>
          <w:p w:rsidR="00000000" w:rsidDel="00000000" w:rsidP="00000000" w:rsidRDefault="00000000" w:rsidRPr="00000000" w14:paraId="000002D3">
            <w:pPr>
              <w:widowControl w:val="0"/>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Respuesta</w:t>
            </w:r>
          </w:p>
          <w:p w:rsidR="00000000" w:rsidDel="00000000" w:rsidP="00000000" w:rsidRDefault="00000000" w:rsidRPr="00000000" w14:paraId="000002D6">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D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 La tensión, la intensidad y la resistencia de un circuito eléctrico.</w:t>
            </w:r>
          </w:p>
          <w:p w:rsidR="00000000" w:rsidDel="00000000" w:rsidP="00000000" w:rsidRDefault="00000000" w:rsidRPr="00000000" w14:paraId="000002D8">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D9">
            <w:pPr>
              <w:widowControl w:val="0"/>
              <w:rPr>
                <w:rFonts w:ascii="Arial" w:cs="Arial" w:eastAsia="Arial" w:hAnsi="Arial"/>
                <w:color w:val="000000"/>
                <w:sz w:val="22"/>
                <w:szCs w:val="22"/>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B">
            <w:pPr>
              <w:widowControl w:val="0"/>
              <w:numPr>
                <w:ilvl w:val="0"/>
                <w:numId w:val="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 instalación correcta del polo a tierra permite:</w:t>
            </w:r>
          </w:p>
          <w:p w:rsidR="00000000" w:rsidDel="00000000" w:rsidP="00000000" w:rsidRDefault="00000000" w:rsidRPr="00000000" w14:paraId="000002DC">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DD">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Enunciado o definición:</w:t>
            </w:r>
          </w:p>
          <w:p w:rsidR="00000000" w:rsidDel="00000000" w:rsidP="00000000" w:rsidRDefault="00000000" w:rsidRPr="00000000" w14:paraId="000002DE">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F">
            <w:pPr>
              <w:widowControl w:val="0"/>
              <w:numPr>
                <w:ilvl w:val="0"/>
                <w:numId w:val="7"/>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Aislar un sobrevoltaje o carga eléctrica ocasionada por un rayo o por cargas de corriente en cada componente electrónico.</w:t>
            </w:r>
          </w:p>
          <w:p w:rsidR="00000000" w:rsidDel="00000000" w:rsidP="00000000" w:rsidRDefault="00000000" w:rsidRPr="00000000" w14:paraId="000002E0">
            <w:pPr>
              <w:widowControl w:val="0"/>
              <w:numPr>
                <w:ilvl w:val="0"/>
                <w:numId w:val="7"/>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entrada libre de la corriente mala a los dispositivos eléctricos.</w:t>
            </w:r>
          </w:p>
          <w:p w:rsidR="00000000" w:rsidDel="00000000" w:rsidP="00000000" w:rsidRDefault="00000000" w:rsidRPr="00000000" w14:paraId="000002E1">
            <w:pPr>
              <w:widowControl w:val="0"/>
              <w:numPr>
                <w:ilvl w:val="0"/>
                <w:numId w:val="7"/>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ingreso de las ondas de corriente buena y mala sin generar interrupciones.</w:t>
            </w:r>
          </w:p>
          <w:p w:rsidR="00000000" w:rsidDel="00000000" w:rsidP="00000000" w:rsidRDefault="00000000" w:rsidRPr="00000000" w14:paraId="000002E2">
            <w:pPr>
              <w:widowControl w:val="0"/>
              <w:numPr>
                <w:ilvl w:val="0"/>
                <w:numId w:val="7"/>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daño de los equipos electrónicos que fueron recargados según el fenómeno que pudo ocurrir.</w:t>
            </w:r>
          </w:p>
          <w:p w:rsidR="00000000" w:rsidDel="00000000" w:rsidP="00000000" w:rsidRDefault="00000000" w:rsidRPr="00000000" w14:paraId="000002E3">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Respuesta</w:t>
            </w:r>
          </w:p>
          <w:p w:rsidR="00000000" w:rsidDel="00000000" w:rsidP="00000000" w:rsidRDefault="00000000" w:rsidRPr="00000000" w14:paraId="000002E6">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E7">
            <w:pPr>
              <w:widowControl w:val="0"/>
              <w:numPr>
                <w:ilvl w:val="0"/>
                <w:numId w:val="8"/>
              </w:numPr>
              <w:pBdr>
                <w:top w:space="0" w:sz="0" w:val="nil"/>
                <w:left w:space="0" w:sz="0" w:val="nil"/>
                <w:bottom w:space="0" w:sz="0" w:val="nil"/>
                <w:right w:space="0" w:sz="0" w:val="nil"/>
                <w:between w:space="0" w:sz="0" w:val="nil"/>
              </w:pBdr>
              <w:tabs>
                <w:tab w:val="left" w:leader="none" w:pos="291"/>
              </w:tabs>
              <w:spacing w:line="276" w:lineRule="auto"/>
              <w:ind w:left="8"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Aislar un sobrevoltaje o carga eléctrica ocasionada por un rayo o por cargas de corriente en cada componente electrónico.</w:t>
            </w:r>
          </w:p>
          <w:p w:rsidR="00000000" w:rsidDel="00000000" w:rsidP="00000000" w:rsidRDefault="00000000" w:rsidRPr="00000000" w14:paraId="000002E8">
            <w:pPr>
              <w:widowControl w:val="0"/>
              <w:rPr>
                <w:rFonts w:ascii="Arial" w:cs="Arial" w:eastAsia="Arial" w:hAnsi="Arial"/>
                <w:color w:val="000000"/>
                <w:sz w:val="22"/>
                <w:szCs w:val="22"/>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A">
            <w:pPr>
              <w:widowControl w:val="0"/>
              <w:numPr>
                <w:ilvl w:val="0"/>
                <w:numId w:val="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Las redes eléctricas se clasifican en:</w:t>
            </w:r>
          </w:p>
          <w:p w:rsidR="00000000" w:rsidDel="00000000" w:rsidP="00000000" w:rsidRDefault="00000000" w:rsidRPr="00000000" w14:paraId="000002EB">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EC">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Enunciado o definición:</w:t>
            </w:r>
          </w:p>
          <w:p w:rsidR="00000000" w:rsidDel="00000000" w:rsidP="00000000" w:rsidRDefault="00000000" w:rsidRPr="00000000" w14:paraId="000002ED">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EE">
            <w:pPr>
              <w:widowControl w:val="0"/>
              <w:numPr>
                <w:ilvl w:val="0"/>
                <w:numId w:val="6"/>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Man y Wan</w:t>
            </w:r>
          </w:p>
          <w:p w:rsidR="00000000" w:rsidDel="00000000" w:rsidP="00000000" w:rsidRDefault="00000000" w:rsidRPr="00000000" w14:paraId="000002EF">
            <w:pPr>
              <w:widowControl w:val="0"/>
              <w:numPr>
                <w:ilvl w:val="0"/>
                <w:numId w:val="6"/>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Lan, Man y Wan</w:t>
            </w:r>
          </w:p>
          <w:p w:rsidR="00000000" w:rsidDel="00000000" w:rsidP="00000000" w:rsidRDefault="00000000" w:rsidRPr="00000000" w14:paraId="000002F0">
            <w:pPr>
              <w:widowControl w:val="0"/>
              <w:numPr>
                <w:ilvl w:val="0"/>
                <w:numId w:val="6"/>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Internas, Externas, Prima y Secundaria</w:t>
            </w:r>
          </w:p>
          <w:p w:rsidR="00000000" w:rsidDel="00000000" w:rsidP="00000000" w:rsidRDefault="00000000" w:rsidRPr="00000000" w14:paraId="000002F1">
            <w:pPr>
              <w:widowControl w:val="0"/>
              <w:numPr>
                <w:ilvl w:val="0"/>
                <w:numId w:val="6"/>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Transporte, Distribución, Primaria y Secundaria</w:t>
            </w:r>
          </w:p>
          <w:p w:rsidR="00000000" w:rsidDel="00000000" w:rsidP="00000000" w:rsidRDefault="00000000" w:rsidRPr="00000000" w14:paraId="000002F2">
            <w:pPr>
              <w:widowControl w:val="0"/>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Respuesta</w:t>
            </w:r>
          </w:p>
          <w:p w:rsidR="00000000" w:rsidDel="00000000" w:rsidP="00000000" w:rsidRDefault="00000000" w:rsidRPr="00000000" w14:paraId="000002F5">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F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 Transporte, Distribución, Primaria y Secundaria</w:t>
            </w:r>
          </w:p>
          <w:p w:rsidR="00000000" w:rsidDel="00000000" w:rsidP="00000000" w:rsidRDefault="00000000" w:rsidRPr="00000000" w14:paraId="000002F7">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F8">
            <w:pPr>
              <w:widowControl w:val="0"/>
              <w:rPr>
                <w:rFonts w:ascii="Arial" w:cs="Arial" w:eastAsia="Arial" w:hAnsi="Arial"/>
                <w:color w:val="000000"/>
                <w:sz w:val="22"/>
                <w:szCs w:val="22"/>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A">
            <w:pPr>
              <w:widowControl w:val="0"/>
              <w:numPr>
                <w:ilvl w:val="0"/>
                <w:numId w:val="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Podemos definir el término de corriente eléctrica como:</w:t>
            </w:r>
          </w:p>
          <w:p w:rsidR="00000000" w:rsidDel="00000000" w:rsidP="00000000" w:rsidRDefault="00000000" w:rsidRPr="00000000" w14:paraId="000002FB">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FC">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Enunciado o definición:</w:t>
            </w:r>
          </w:p>
          <w:p w:rsidR="00000000" w:rsidDel="00000000" w:rsidP="00000000" w:rsidRDefault="00000000" w:rsidRPr="00000000" w14:paraId="000002FD">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FE">
            <w:pPr>
              <w:widowControl w:val="0"/>
              <w:numPr>
                <w:ilvl w:val="0"/>
                <w:numId w:val="1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Polo a tierra.</w:t>
            </w:r>
          </w:p>
          <w:p w:rsidR="00000000" w:rsidDel="00000000" w:rsidP="00000000" w:rsidRDefault="00000000" w:rsidRPr="00000000" w14:paraId="000002FF">
            <w:pPr>
              <w:widowControl w:val="0"/>
              <w:numPr>
                <w:ilvl w:val="0"/>
                <w:numId w:val="1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Condensador de corriente alterna.</w:t>
            </w:r>
          </w:p>
          <w:p w:rsidR="00000000" w:rsidDel="00000000" w:rsidP="00000000" w:rsidRDefault="00000000" w:rsidRPr="00000000" w14:paraId="00000300">
            <w:pPr>
              <w:widowControl w:val="0"/>
              <w:numPr>
                <w:ilvl w:val="0"/>
                <w:numId w:val="1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Movimiento de electrones al pasar por un punto eléctrico completo.</w:t>
            </w:r>
          </w:p>
          <w:p w:rsidR="00000000" w:rsidDel="00000000" w:rsidP="00000000" w:rsidRDefault="00000000" w:rsidRPr="00000000" w14:paraId="00000301">
            <w:pPr>
              <w:widowControl w:val="0"/>
              <w:numPr>
                <w:ilvl w:val="0"/>
                <w:numId w:val="1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Movimiento de un circuito eléctrico en un recorrido cerrado.</w:t>
            </w:r>
          </w:p>
          <w:p w:rsidR="00000000" w:rsidDel="00000000" w:rsidP="00000000" w:rsidRDefault="00000000" w:rsidRPr="00000000" w14:paraId="00000302">
            <w:pPr>
              <w:widowControl w:val="0"/>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Respuesta</w:t>
            </w:r>
          </w:p>
          <w:p w:rsidR="00000000" w:rsidDel="00000000" w:rsidP="00000000" w:rsidRDefault="00000000" w:rsidRPr="00000000" w14:paraId="00000305">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0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 Movimiento de electrones al pasar por un punto eléctrico completo</w:t>
            </w:r>
          </w:p>
          <w:p w:rsidR="00000000" w:rsidDel="00000000" w:rsidP="00000000" w:rsidRDefault="00000000" w:rsidRPr="00000000" w14:paraId="00000307">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08">
            <w:pPr>
              <w:widowControl w:val="0"/>
              <w:rPr>
                <w:rFonts w:ascii="Arial" w:cs="Arial" w:eastAsia="Arial" w:hAnsi="Arial"/>
                <w:color w:val="000000"/>
                <w:sz w:val="22"/>
                <w:szCs w:val="22"/>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A">
            <w:pPr>
              <w:widowControl w:val="0"/>
              <w:numPr>
                <w:ilvl w:val="0"/>
                <w:numId w:val="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 conocen como magnitudes eléctricas a:</w:t>
            </w:r>
          </w:p>
          <w:p w:rsidR="00000000" w:rsidDel="00000000" w:rsidP="00000000" w:rsidRDefault="00000000" w:rsidRPr="00000000" w14:paraId="0000030B">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0C">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Enunciado o definición:</w:t>
            </w:r>
          </w:p>
          <w:p w:rsidR="00000000" w:rsidDel="00000000" w:rsidP="00000000" w:rsidRDefault="00000000" w:rsidRPr="00000000" w14:paraId="0000030D">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0E">
            <w:pPr>
              <w:widowControl w:val="0"/>
              <w:numPr>
                <w:ilvl w:val="0"/>
                <w:numId w:val="2"/>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Voltaje, resistencia, intensidad, energía y potencia</w:t>
            </w:r>
          </w:p>
          <w:p w:rsidR="00000000" w:rsidDel="00000000" w:rsidP="00000000" w:rsidRDefault="00000000" w:rsidRPr="00000000" w14:paraId="0000030F">
            <w:pPr>
              <w:widowControl w:val="0"/>
              <w:numPr>
                <w:ilvl w:val="0"/>
                <w:numId w:val="2"/>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Condensador, transistor y resistencia</w:t>
            </w:r>
          </w:p>
          <w:p w:rsidR="00000000" w:rsidDel="00000000" w:rsidP="00000000" w:rsidRDefault="00000000" w:rsidRPr="00000000" w14:paraId="00000310">
            <w:pPr>
              <w:widowControl w:val="0"/>
              <w:numPr>
                <w:ilvl w:val="0"/>
                <w:numId w:val="2"/>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Condensador, transistor, resistencia y polo a tierra</w:t>
            </w:r>
          </w:p>
          <w:p w:rsidR="00000000" w:rsidDel="00000000" w:rsidP="00000000" w:rsidRDefault="00000000" w:rsidRPr="00000000" w14:paraId="00000311">
            <w:pPr>
              <w:widowControl w:val="0"/>
              <w:numPr>
                <w:ilvl w:val="0"/>
                <w:numId w:val="2"/>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Amperímetro, multímetro y pinza voltiamperimétrica</w:t>
            </w:r>
            <w:r w:rsidDel="00000000" w:rsidR="00000000" w:rsidRPr="00000000">
              <w:rPr>
                <w:rtl w:val="0"/>
              </w:rPr>
            </w:r>
          </w:p>
          <w:p w:rsidR="00000000" w:rsidDel="00000000" w:rsidP="00000000" w:rsidRDefault="00000000" w:rsidRPr="00000000" w14:paraId="00000312">
            <w:pPr>
              <w:widowControl w:val="0"/>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4">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Respuesta</w:t>
            </w:r>
          </w:p>
          <w:p w:rsidR="00000000" w:rsidDel="00000000" w:rsidP="00000000" w:rsidRDefault="00000000" w:rsidRPr="00000000" w14:paraId="00000315">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1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Voltaje, resistencia, intensidad, energía y potencia.</w:t>
            </w:r>
          </w:p>
          <w:p w:rsidR="00000000" w:rsidDel="00000000" w:rsidP="00000000" w:rsidRDefault="00000000" w:rsidRPr="00000000" w14:paraId="00000317">
            <w:pPr>
              <w:widowControl w:val="0"/>
              <w:rPr>
                <w:rFonts w:ascii="Arial" w:cs="Arial" w:eastAsia="Arial" w:hAnsi="Arial"/>
                <w:color w:val="000000"/>
                <w:sz w:val="22"/>
                <w:szCs w:val="22"/>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31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C">
      <w:pPr>
        <w:rPr>
          <w:rFonts w:ascii="Arial" w:cs="Arial" w:eastAsia="Arial" w:hAnsi="Arial"/>
          <w:color w:val="a6a6a6"/>
          <w:sz w:val="22"/>
          <w:szCs w:val="22"/>
        </w:rPr>
      </w:pPr>
      <w:r w:rsidDel="00000000" w:rsidR="00000000" w:rsidRPr="00000000">
        <w:rPr>
          <w:rFonts w:ascii="Arial" w:cs="Arial" w:eastAsia="Arial" w:hAnsi="Arial"/>
          <w:b w:val="1"/>
          <w:sz w:val="22"/>
          <w:szCs w:val="22"/>
          <w:rtl w:val="0"/>
        </w:rPr>
        <w:t xml:space="preserve">Síntesis</w:t>
      </w:r>
      <w:r w:rsidDel="00000000" w:rsidR="00000000" w:rsidRPr="00000000">
        <w:rPr>
          <w:rtl w:val="0"/>
        </w:rPr>
      </w:r>
    </w:p>
    <w:p w:rsidR="00000000" w:rsidDel="00000000" w:rsidP="00000000" w:rsidRDefault="00000000" w:rsidRPr="00000000" w14:paraId="0000031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E">
      <w:pPr>
        <w:rPr>
          <w:rFonts w:ascii="Arial" w:cs="Arial" w:eastAsia="Arial" w:hAnsi="Arial"/>
          <w:sz w:val="22"/>
          <w:szCs w:val="22"/>
        </w:rPr>
      </w:pPr>
      <w:r w:rsidDel="00000000" w:rsidR="00000000" w:rsidRPr="00000000">
        <w:rPr>
          <w:rtl w:val="0"/>
        </w:rPr>
      </w:r>
    </w:p>
    <w:tbl>
      <w:tblPr>
        <w:tblStyle w:val="Table36"/>
        <w:tblW w:w="134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2"/>
        <w:gridCol w:w="11386"/>
        <w:tblGridChange w:id="0">
          <w:tblGrid>
            <w:gridCol w:w="2112"/>
            <w:gridCol w:w="11386"/>
          </w:tblGrid>
        </w:tblGridChange>
      </w:tblGrid>
      <w:tr>
        <w:trPr>
          <w:cantSplit w:val="0"/>
          <w:trHeight w:val="481" w:hRule="atLeast"/>
          <w:tblHeader w:val="0"/>
        </w:trPr>
        <w:tc>
          <w:tcPr>
            <w:shd w:fill="c6d9f1" w:val="clear"/>
          </w:tcPr>
          <w:p w:rsidR="00000000" w:rsidDel="00000000" w:rsidP="00000000" w:rsidRDefault="00000000" w:rsidRPr="00000000" w14:paraId="0000031F">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20">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rHeight w:val="1452" w:hRule="atLeast"/>
          <w:tblHeader w:val="0"/>
        </w:trPr>
        <w:tc>
          <w:tcPr>
            <w:gridSpan w:val="2"/>
          </w:tcPr>
          <w:p w:rsidR="00000000" w:rsidDel="00000000" w:rsidP="00000000" w:rsidRDefault="00000000" w:rsidRPr="00000000" w14:paraId="00000321">
            <w:pPr>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22">
            <w:pPr>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23">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Implementación de Infraestructura de Tecnologías de la Información y las Comunicaciones</w:t>
            </w:r>
          </w:p>
          <w:p w:rsidR="00000000" w:rsidDel="00000000" w:rsidP="00000000" w:rsidRDefault="00000000" w:rsidRPr="00000000" w14:paraId="00000324">
            <w:pPr>
              <w:rPr>
                <w:rFonts w:ascii="Arial" w:cs="Arial" w:eastAsia="Arial" w:hAnsi="Arial"/>
                <w:color w:val="bfbfbf"/>
                <w:sz w:val="22"/>
                <w:szCs w:val="22"/>
              </w:rPr>
            </w:pPr>
            <w:r w:rsidDel="00000000" w:rsidR="00000000" w:rsidRPr="00000000">
              <w:rPr>
                <w:rFonts w:ascii="Arial" w:cs="Arial" w:eastAsia="Arial" w:hAnsi="Arial"/>
                <w:sz w:val="22"/>
                <w:szCs w:val="22"/>
                <w:rtl w:val="0"/>
              </w:rPr>
              <w:br w:type="textWrapping"/>
              <w:t xml:space="preserve">Síntesis: Sistema eléctrico de la infraestructura TI.</w:t>
            </w:r>
            <w:r w:rsidDel="00000000" w:rsidR="00000000" w:rsidRPr="00000000">
              <w:rPr>
                <w:rtl w:val="0"/>
              </w:rPr>
            </w:r>
          </w:p>
          <w:p w:rsidR="00000000" w:rsidDel="00000000" w:rsidP="00000000" w:rsidRDefault="00000000" w:rsidRPr="00000000" w14:paraId="00000325">
            <w:pPr>
              <w:rPr>
                <w:rFonts w:ascii="Arial" w:cs="Arial" w:eastAsia="Arial" w:hAnsi="Arial"/>
                <w:sz w:val="22"/>
                <w:szCs w:val="22"/>
              </w:rPr>
            </w:pPr>
            <w:r w:rsidDel="00000000" w:rsidR="00000000" w:rsidRPr="00000000">
              <w:rPr>
                <w:rtl w:val="0"/>
              </w:rPr>
            </w:r>
          </w:p>
        </w:tc>
      </w:tr>
      <w:tr>
        <w:trPr>
          <w:cantSplit w:val="0"/>
          <w:trHeight w:val="1705" w:hRule="atLeast"/>
          <w:tblHeader w:val="0"/>
        </w:trPr>
        <w:tc>
          <w:tcPr>
            <w:shd w:fill="c6d9f1" w:val="clear"/>
          </w:tcPr>
          <w:p w:rsidR="00000000" w:rsidDel="00000000" w:rsidP="00000000" w:rsidRDefault="00000000" w:rsidRPr="00000000" w14:paraId="0000032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p w:rsidR="00000000" w:rsidDel="00000000" w:rsidP="00000000" w:rsidRDefault="00000000" w:rsidRPr="00000000" w14:paraId="00000328">
            <w:pPr>
              <w:rPr>
                <w:rFonts w:ascii="Arial" w:cs="Arial" w:eastAsia="Arial" w:hAnsi="Arial"/>
                <w:color w:val="ff0000"/>
                <w:sz w:val="22"/>
                <w:szCs w:val="22"/>
              </w:rPr>
            </w:pPr>
            <w:sdt>
              <w:sdtPr>
                <w:tag w:val="goog_rdk_69"/>
              </w:sdtPr>
              <w:sdtContent>
                <w:commentRangeStart w:id="61"/>
              </w:sdtContent>
            </w:sdt>
            <w:r w:rsidDel="00000000" w:rsidR="00000000" w:rsidRPr="00000000">
              <w:rPr>
                <w:rtl w:val="0"/>
              </w:rPr>
            </w:r>
          </w:p>
          <w:p w:rsidR="00000000" w:rsidDel="00000000" w:rsidP="00000000" w:rsidRDefault="00000000" w:rsidRPr="00000000" w14:paraId="00000329">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El siguiente mapa integra los conceptos más relevantes de la información expresada en el presente componente formativo.</w:t>
            </w:r>
            <w:commentRangeEnd w:id="61"/>
            <w:r w:rsidDel="00000000" w:rsidR="00000000" w:rsidRPr="00000000">
              <w:commentReference w:id="61"/>
            </w:r>
            <w:r w:rsidDel="00000000" w:rsidR="00000000" w:rsidRPr="00000000">
              <w:rPr>
                <w:rtl w:val="0"/>
              </w:rPr>
            </w:r>
          </w:p>
        </w:tc>
      </w:tr>
      <w:tr>
        <w:trPr>
          <w:cantSplit w:val="0"/>
          <w:trHeight w:val="1262" w:hRule="atLeast"/>
          <w:tblHeader w:val="0"/>
        </w:trPr>
        <w:tc>
          <w:tcPr>
            <w:gridSpan w:val="2"/>
          </w:tcPr>
          <w:p w:rsidR="00000000" w:rsidDel="00000000" w:rsidP="00000000" w:rsidRDefault="00000000" w:rsidRPr="00000000" w14:paraId="0000032A">
            <w:pPr>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2B">
            <w:pPr>
              <w:rPr>
                <w:rFonts w:ascii="Arial" w:cs="Arial" w:eastAsia="Arial" w:hAnsi="Arial"/>
                <w:color w:val="bfbfbf"/>
                <w:sz w:val="22"/>
                <w:szCs w:val="22"/>
              </w:rPr>
            </w:pPr>
            <w:r w:rsidDel="00000000" w:rsidR="00000000" w:rsidRPr="00000000">
              <w:rPr>
                <w:rFonts w:ascii="Arial" w:cs="Arial" w:eastAsia="Arial" w:hAnsi="Arial"/>
                <w:color w:val="bfbfbf"/>
                <w:sz w:val="22"/>
                <w:szCs w:val="22"/>
                <w:rtl w:val="0"/>
              </w:rPr>
              <w:t xml:space="preserve">Adjuntar un mapa conceptual que reúna el abordaje de todo el contenido explicado anteriormente.</w:t>
            </w:r>
          </w:p>
          <w:p w:rsidR="00000000" w:rsidDel="00000000" w:rsidP="00000000" w:rsidRDefault="00000000" w:rsidRPr="00000000" w14:paraId="0000032C">
            <w:pPr>
              <w:rPr>
                <w:rFonts w:ascii="Arial" w:cs="Arial" w:eastAsia="Arial" w:hAnsi="Arial"/>
                <w:color w:val="bfbfbf"/>
                <w:sz w:val="22"/>
                <w:szCs w:val="22"/>
              </w:rPr>
            </w:pPr>
            <w:r w:rsidDel="00000000" w:rsidR="00000000" w:rsidRPr="00000000">
              <w:rPr>
                <w:rFonts w:ascii="Arial" w:cs="Arial" w:eastAsia="Arial" w:hAnsi="Arial"/>
                <w:color w:val="bfbfbf"/>
                <w:sz w:val="22"/>
                <w:szCs w:val="22"/>
              </w:rPr>
              <mc:AlternateContent>
                <mc:Choice Requires="wpg">
                  <w:drawing>
                    <wp:inline distB="0" distT="0" distL="0" distR="0">
                      <wp:extent cx="7509234" cy="4487269"/>
                      <wp:effectExtent b="0" l="0" r="0" t="0"/>
                      <wp:docPr id="347" name=""/>
                      <a:graphic>
                        <a:graphicData uri="http://schemas.microsoft.com/office/word/2010/wordprocessingGroup">
                          <wpg:wgp>
                            <wpg:cNvGrpSpPr/>
                            <wpg:grpSpPr>
                              <a:xfrm>
                                <a:off x="1591375" y="1536350"/>
                                <a:ext cx="7509234" cy="4487269"/>
                                <a:chOff x="1591375" y="1536350"/>
                                <a:chExt cx="7509250" cy="4487300"/>
                              </a:xfrm>
                            </wpg:grpSpPr>
                            <wpg:grpSp>
                              <wpg:cNvGrpSpPr/>
                              <wpg:grpSpPr>
                                <a:xfrm>
                                  <a:off x="1591383" y="1536366"/>
                                  <a:ext cx="7509234" cy="4487269"/>
                                  <a:chOff x="1591375" y="1536350"/>
                                  <a:chExt cx="7509250" cy="4487300"/>
                                </a:xfrm>
                              </wpg:grpSpPr>
                              <wps:wsp>
                                <wps:cNvSpPr/>
                                <wps:cNvPr id="3" name="Shape 3"/>
                                <wps:spPr>
                                  <a:xfrm>
                                    <a:off x="1591375" y="1536350"/>
                                    <a:ext cx="7509250" cy="448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91383" y="1536366"/>
                                    <a:ext cx="7509234" cy="4487269"/>
                                    <a:chOff x="1591375" y="1536325"/>
                                    <a:chExt cx="7509250" cy="4487350"/>
                                  </a:xfrm>
                                </wpg:grpSpPr>
                                <wps:wsp>
                                  <wps:cNvSpPr/>
                                  <wps:cNvPr id="5" name="Shape 5"/>
                                  <wps:spPr>
                                    <a:xfrm>
                                      <a:off x="1591375" y="1536325"/>
                                      <a:ext cx="7509250" cy="448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91383" y="1536366"/>
                                      <a:ext cx="7509234" cy="4487269"/>
                                      <a:chOff x="1591375" y="1522900"/>
                                      <a:chExt cx="7509250" cy="4500775"/>
                                    </a:xfrm>
                                  </wpg:grpSpPr>
                                  <wps:wsp>
                                    <wps:cNvSpPr/>
                                    <wps:cNvPr id="7" name="Shape 7"/>
                                    <wps:spPr>
                                      <a:xfrm>
                                        <a:off x="1591375" y="1522900"/>
                                        <a:ext cx="7509250" cy="450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91383" y="1536366"/>
                                        <a:ext cx="7509234" cy="4487269"/>
                                        <a:chOff x="0" y="0"/>
                                        <a:chExt cx="7509225" cy="4500450"/>
                                      </a:xfrm>
                                    </wpg:grpSpPr>
                                    <wps:wsp>
                                      <wps:cNvSpPr/>
                                      <wps:cNvPr id="9" name="Shape 9"/>
                                      <wps:spPr>
                                        <a:xfrm>
                                          <a:off x="0" y="0"/>
                                          <a:ext cx="7509225" cy="450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509225" cy="4487250"/>
                                          <a:chOff x="0" y="0"/>
                                          <a:chExt cx="7509225" cy="4487250"/>
                                        </a:xfrm>
                                      </wpg:grpSpPr>
                                      <wps:wsp>
                                        <wps:cNvSpPr/>
                                        <wps:cNvPr id="11" name="Shape 11"/>
                                        <wps:spPr>
                                          <a:xfrm>
                                            <a:off x="0" y="0"/>
                                            <a:ext cx="7509225" cy="448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965511" y="4099469"/>
                                            <a:ext cx="447325" cy="91440"/>
                                          </a:xfrm>
                                          <a:custGeom>
                                            <a:rect b="b" l="l" r="r" t="t"/>
                                            <a:pathLst>
                                              <a:path extrusionOk="0" h="120000" w="120000">
                                                <a:moveTo>
                                                  <a:pt x="0" y="60000"/>
                                                </a:moveTo>
                                                <a:lnTo>
                                                  <a:pt x="120000" y="60000"/>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177990" y="4134006"/>
                                            <a:ext cx="22366" cy="223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4" name="Shape 14"/>
                                        <wps:spPr>
                                          <a:xfrm>
                                            <a:off x="2136219" y="2195541"/>
                                            <a:ext cx="447325" cy="1949648"/>
                                          </a:xfrm>
                                          <a:custGeom>
                                            <a:rect b="b" l="l" r="r" t="t"/>
                                            <a:pathLst>
                                              <a:path extrusionOk="0" h="120000" w="120000">
                                                <a:moveTo>
                                                  <a:pt x="0" y="0"/>
                                                </a:moveTo>
                                                <a:lnTo>
                                                  <a:pt x="60000" y="0"/>
                                                </a:lnTo>
                                                <a:lnTo>
                                                  <a:pt x="60000" y="120000"/>
                                                </a:lnTo>
                                                <a:lnTo>
                                                  <a:pt x="120000" y="120000"/>
                                                </a:lnTo>
                                              </a:path>
                                            </a:pathLst>
                                          </a:custGeom>
                                          <a:noFill/>
                                          <a:ln cap="flat" cmpd="sng" w="2857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309874" y="3120358"/>
                                            <a:ext cx="100015" cy="1000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6" name="Shape 16"/>
                                        <wps:spPr>
                                          <a:xfrm>
                                            <a:off x="4036501" y="3188903"/>
                                            <a:ext cx="427933" cy="91440"/>
                                          </a:xfrm>
                                          <a:custGeom>
                                            <a:rect b="b" l="l" r="r" t="t"/>
                                            <a:pathLst>
                                              <a:path extrusionOk="0" h="120000" w="120000">
                                                <a:moveTo>
                                                  <a:pt x="0" y="60000"/>
                                                </a:moveTo>
                                                <a:lnTo>
                                                  <a:pt x="60000" y="60000"/>
                                                </a:lnTo>
                                                <a:lnTo>
                                                  <a:pt x="60000" y="136369"/>
                                                </a:lnTo>
                                                <a:lnTo>
                                                  <a:pt x="120000" y="136369"/>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4239671" y="3223826"/>
                                            <a:ext cx="21593" cy="2159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8" name="Shape 18"/>
                                        <wps:spPr>
                                          <a:xfrm>
                                            <a:off x="2136219" y="2195541"/>
                                            <a:ext cx="466716" cy="1039081"/>
                                          </a:xfrm>
                                          <a:custGeom>
                                            <a:rect b="b" l="l" r="r" t="t"/>
                                            <a:pathLst>
                                              <a:path extrusionOk="0" h="120000" w="120000">
                                                <a:moveTo>
                                                  <a:pt x="0" y="0"/>
                                                </a:moveTo>
                                                <a:lnTo>
                                                  <a:pt x="60000" y="0"/>
                                                </a:lnTo>
                                                <a:lnTo>
                                                  <a:pt x="60000" y="120000"/>
                                                </a:lnTo>
                                                <a:lnTo>
                                                  <a:pt x="120000" y="120000"/>
                                                </a:lnTo>
                                              </a:path>
                                            </a:pathLst>
                                          </a:custGeom>
                                          <a:noFill/>
                                          <a:ln cap="flat" cmpd="sng" w="2857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341100" y="2686605"/>
                                            <a:ext cx="56954" cy="5695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0" name="Shape 20"/>
                                        <wps:spPr>
                                          <a:xfrm>
                                            <a:off x="3975307" y="2394724"/>
                                            <a:ext cx="455846" cy="91440"/>
                                          </a:xfrm>
                                          <a:custGeom>
                                            <a:rect b="b" l="l" r="r" t="t"/>
                                            <a:pathLst>
                                              <a:path extrusionOk="0" h="120000" w="120000">
                                                <a:moveTo>
                                                  <a:pt x="0" y="72850"/>
                                                </a:moveTo>
                                                <a:lnTo>
                                                  <a:pt x="60000" y="72850"/>
                                                </a:lnTo>
                                                <a:lnTo>
                                                  <a:pt x="60000" y="60000"/>
                                                </a:lnTo>
                                                <a:lnTo>
                                                  <a:pt x="120000" y="60000"/>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191832" y="2429045"/>
                                            <a:ext cx="22797" cy="227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2" name="Shape 22"/>
                                        <wps:spPr>
                                          <a:xfrm>
                                            <a:off x="2136219" y="2195541"/>
                                            <a:ext cx="438803" cy="254694"/>
                                          </a:xfrm>
                                          <a:custGeom>
                                            <a:rect b="b" l="l" r="r" t="t"/>
                                            <a:pathLst>
                                              <a:path extrusionOk="0" h="120000" w="120000">
                                                <a:moveTo>
                                                  <a:pt x="0" y="0"/>
                                                </a:moveTo>
                                                <a:lnTo>
                                                  <a:pt x="60000" y="0"/>
                                                </a:lnTo>
                                                <a:lnTo>
                                                  <a:pt x="60000" y="120000"/>
                                                </a:lnTo>
                                                <a:lnTo>
                                                  <a:pt x="120000" y="120000"/>
                                                </a:lnTo>
                                              </a:path>
                                            </a:pathLst>
                                          </a:custGeom>
                                          <a:noFill/>
                                          <a:ln cap="flat" cmpd="sng" w="2857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342936" y="2310204"/>
                                            <a:ext cx="25368" cy="253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4" name="Shape 24"/>
                                        <wps:spPr>
                                          <a:xfrm>
                                            <a:off x="3982241" y="1662252"/>
                                            <a:ext cx="439966" cy="91440"/>
                                          </a:xfrm>
                                          <a:custGeom>
                                            <a:rect b="b" l="l" r="r" t="t"/>
                                            <a:pathLst>
                                              <a:path extrusionOk="0" h="120000" w="120000">
                                                <a:moveTo>
                                                  <a:pt x="0" y="173497"/>
                                                </a:moveTo>
                                                <a:lnTo>
                                                  <a:pt x="60000" y="173497"/>
                                                </a:lnTo>
                                                <a:lnTo>
                                                  <a:pt x="60000" y="60000"/>
                                                </a:lnTo>
                                                <a:lnTo>
                                                  <a:pt x="120000" y="60000"/>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191014" y="1696762"/>
                                            <a:ext cx="22419" cy="22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6" name="Shape 26"/>
                                        <wps:spPr>
                                          <a:xfrm>
                                            <a:off x="2136219" y="1794457"/>
                                            <a:ext cx="454683" cy="401084"/>
                                          </a:xfrm>
                                          <a:custGeom>
                                            <a:rect b="b" l="l" r="r" t="t"/>
                                            <a:pathLst>
                                              <a:path extrusionOk="0" h="120000" w="120000">
                                                <a:moveTo>
                                                  <a:pt x="0" y="120000"/>
                                                </a:moveTo>
                                                <a:lnTo>
                                                  <a:pt x="60000" y="120000"/>
                                                </a:lnTo>
                                                <a:lnTo>
                                                  <a:pt x="60000" y="0"/>
                                                </a:lnTo>
                                                <a:lnTo>
                                                  <a:pt x="120000" y="0"/>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348403" y="1979842"/>
                                            <a:ext cx="30315" cy="303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8" name="Shape 28"/>
                                        <wps:spPr>
                                          <a:xfrm>
                                            <a:off x="3913778" y="929781"/>
                                            <a:ext cx="496195" cy="91440"/>
                                          </a:xfrm>
                                          <a:custGeom>
                                            <a:rect b="b" l="l" r="r" t="t"/>
                                            <a:pathLst>
                                              <a:path extrusionOk="0" h="120000" w="120000">
                                                <a:moveTo>
                                                  <a:pt x="0" y="60000"/>
                                                </a:moveTo>
                                                <a:lnTo>
                                                  <a:pt x="60000" y="60000"/>
                                                </a:lnTo>
                                                <a:lnTo>
                                                  <a:pt x="60000" y="71865"/>
                                                </a:lnTo>
                                                <a:lnTo>
                                                  <a:pt x="120000" y="71865"/>
                                                </a:lnTo>
                                              </a:path>
                                            </a:pathLst>
                                          </a:custGeom>
                                          <a:noFill/>
                                          <a:ln cap="flat" cmpd="sng" w="2857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149468" y="963094"/>
                                            <a:ext cx="24813" cy="248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0" name="Shape 30"/>
                                        <wps:spPr>
                                          <a:xfrm>
                                            <a:off x="2136219" y="975501"/>
                                            <a:ext cx="447325" cy="1220040"/>
                                          </a:xfrm>
                                          <a:custGeom>
                                            <a:rect b="b" l="l" r="r" t="t"/>
                                            <a:pathLst>
                                              <a:path extrusionOk="0" h="120000" w="120000">
                                                <a:moveTo>
                                                  <a:pt x="0" y="120000"/>
                                                </a:moveTo>
                                                <a:lnTo>
                                                  <a:pt x="60000" y="120000"/>
                                                </a:lnTo>
                                                <a:lnTo>
                                                  <a:pt x="60000" y="0"/>
                                                </a:lnTo>
                                                <a:lnTo>
                                                  <a:pt x="120000" y="0"/>
                                                </a:lnTo>
                                              </a:path>
                                            </a:pathLst>
                                          </a:custGeom>
                                          <a:noFill/>
                                          <a:ln cap="flat" cmpd="sng" w="2857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327395" y="1553035"/>
                                            <a:ext cx="64973" cy="649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2" name="Shape 32"/>
                                        <wps:spPr>
                                          <a:xfrm>
                                            <a:off x="4061775" y="186590"/>
                                            <a:ext cx="335717" cy="91440"/>
                                          </a:xfrm>
                                          <a:custGeom>
                                            <a:rect b="b" l="l" r="r" t="t"/>
                                            <a:pathLst>
                                              <a:path extrusionOk="0" h="120000" w="120000">
                                                <a:moveTo>
                                                  <a:pt x="0" y="60385"/>
                                                </a:moveTo>
                                                <a:lnTo>
                                                  <a:pt x="60000" y="60385"/>
                                                </a:lnTo>
                                                <a:lnTo>
                                                  <a:pt x="60000" y="60000"/>
                                                </a:lnTo>
                                                <a:lnTo>
                                                  <a:pt x="120000" y="60000"/>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221241" y="223917"/>
                                            <a:ext cx="16785" cy="167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4" name="Shape 34"/>
                                        <wps:spPr>
                                          <a:xfrm>
                                            <a:off x="2136219" y="232603"/>
                                            <a:ext cx="447325" cy="1962938"/>
                                          </a:xfrm>
                                          <a:custGeom>
                                            <a:rect b="b" l="l" r="r" t="t"/>
                                            <a:pathLst>
                                              <a:path extrusionOk="0" h="120000" w="120000">
                                                <a:moveTo>
                                                  <a:pt x="0" y="120000"/>
                                                </a:moveTo>
                                                <a:lnTo>
                                                  <a:pt x="60000" y="120000"/>
                                                </a:lnTo>
                                                <a:lnTo>
                                                  <a:pt x="60000" y="0"/>
                                                </a:lnTo>
                                                <a:lnTo>
                                                  <a:pt x="120000" y="0"/>
                                                </a:lnTo>
                                              </a:path>
                                            </a:pathLst>
                                          </a:cu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309550" y="1163741"/>
                                            <a:ext cx="100663" cy="10066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6" name="Shape 36"/>
                                        <wps:spPr>
                                          <a:xfrm>
                                            <a:off x="784699" y="1503974"/>
                                            <a:ext cx="1319904" cy="1383135"/>
                                          </a:xfrm>
                                          <a:prstGeom prst="rect">
                                            <a:avLst/>
                                          </a:prstGeom>
                                          <a:solidFill>
                                            <a:schemeClr val="accent1"/>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784699" y="1503974"/>
                                            <a:ext cx="1319904" cy="13831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Sistema Eléctrico de la Infraestructura TI</w:t>
                                              </w:r>
                                            </w:p>
                                          </w:txbxContent>
                                        </wps:txbx>
                                        <wps:bodyPr anchorCtr="0" anchor="ctr" bIns="5075" lIns="5075" spcFirstLastPara="1" rIns="5075" wrap="square" tIns="5075">
                                          <a:noAutofit/>
                                        </wps:bodyPr>
                                      </wps:wsp>
                                      <wps:wsp>
                                        <wps:cNvSpPr/>
                                        <wps:cNvPr id="38" name="Shape 38"/>
                                        <wps:spPr>
                                          <a:xfrm>
                                            <a:off x="2583544" y="12667"/>
                                            <a:ext cx="1478231" cy="439872"/>
                                          </a:xfrm>
                                          <a:prstGeom prst="rect">
                                            <a:avLst/>
                                          </a:prstGeom>
                                          <a:solidFill>
                                            <a:srgbClr val="31859B"/>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583544" y="12667"/>
                                            <a:ext cx="1478231" cy="4398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Ministerio de Minas y Energía- Norma Técnica Colombiana NTC 2050</w:t>
                                              </w:r>
                                            </w:p>
                                          </w:txbxContent>
                                        </wps:txbx>
                                        <wps:bodyPr anchorCtr="0" anchor="ctr" bIns="5075" lIns="5075" spcFirstLastPara="1" rIns="5075" wrap="square" tIns="5075">
                                          <a:noAutofit/>
                                        </wps:bodyPr>
                                      </wps:wsp>
                                      <wps:wsp>
                                        <wps:cNvSpPr/>
                                        <wps:cNvPr id="40" name="Shape 40"/>
                                        <wps:spPr>
                                          <a:xfrm>
                                            <a:off x="4397493" y="836"/>
                                            <a:ext cx="2247049" cy="462947"/>
                                          </a:xfrm>
                                          <a:prstGeom prst="rect">
                                            <a:avLst/>
                                          </a:prstGeom>
                                          <a:solidFill>
                                            <a:srgbClr val="93B3D7"/>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4397493" y="836"/>
                                            <a:ext cx="2247049" cy="46294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-RETIE</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-ONAC</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-Organismos certificadores</w:t>
                                              </w:r>
                                            </w:p>
                                          </w:txbxContent>
                                        </wps:txbx>
                                        <wps:bodyPr anchorCtr="0" anchor="ctr" bIns="5075" lIns="5075" spcFirstLastPara="1" rIns="5075" wrap="square" tIns="5075">
                                          <a:noAutofit/>
                                        </wps:bodyPr>
                                      </wps:wsp>
                                      <wps:wsp>
                                        <wps:cNvSpPr/>
                                        <wps:cNvPr id="42" name="Shape 42"/>
                                        <wps:spPr>
                                          <a:xfrm>
                                            <a:off x="2583544" y="784617"/>
                                            <a:ext cx="1330233" cy="381767"/>
                                          </a:xfrm>
                                          <a:prstGeom prst="rect">
                                            <a:avLst/>
                                          </a:prstGeom>
                                          <a:solidFill>
                                            <a:srgbClr val="92D050"/>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583544" y="784617"/>
                                            <a:ext cx="1330233" cy="3817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Unidades de medición eléctrica</w:t>
                                              </w:r>
                                            </w:p>
                                          </w:txbxContent>
                                        </wps:txbx>
                                        <wps:bodyPr anchorCtr="0" anchor="ctr" bIns="5075" lIns="5075" spcFirstLastPara="1" rIns="5075" wrap="square" tIns="5075">
                                          <a:noAutofit/>
                                        </wps:bodyPr>
                                      </wps:wsp>
                                      <wps:wsp>
                                        <wps:cNvSpPr/>
                                        <wps:cNvPr id="44" name="Shape 44"/>
                                        <wps:spPr>
                                          <a:xfrm>
                                            <a:off x="4409973" y="643594"/>
                                            <a:ext cx="2224034" cy="681898"/>
                                          </a:xfrm>
                                          <a:prstGeom prst="rect">
                                            <a:avLst/>
                                          </a:prstGeom>
                                          <a:solidFill>
                                            <a:srgbClr val="FABF8E"/>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409973" y="643594"/>
                                            <a:ext cx="2224034" cy="6818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-Tensión</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-Corriente</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-Impedancia</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-Potencia</w:t>
                                              </w:r>
                                            </w:p>
                                          </w:txbxContent>
                                        </wps:txbx>
                                        <wps:bodyPr anchorCtr="0" anchor="ctr" bIns="5075" lIns="5075" spcFirstLastPara="1" rIns="5075" wrap="square" tIns="5075">
                                          <a:noAutofit/>
                                        </wps:bodyPr>
                                      </wps:wsp>
                                      <wps:wsp>
                                        <wps:cNvSpPr/>
                                        <wps:cNvPr id="46" name="Shape 46"/>
                                        <wps:spPr>
                                          <a:xfrm>
                                            <a:off x="2590902" y="1522881"/>
                                            <a:ext cx="1391338" cy="543152"/>
                                          </a:xfrm>
                                          <a:prstGeom prst="rect">
                                            <a:avLst/>
                                          </a:prstGeom>
                                          <a:solidFill>
                                            <a:srgbClr val="953734"/>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590902" y="1522881"/>
                                            <a:ext cx="1391338" cy="5431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Instrumentos de protección</w:t>
                                              </w:r>
                                            </w:p>
                                          </w:txbxContent>
                                        </wps:txbx>
                                        <wps:bodyPr anchorCtr="0" anchor="ctr" bIns="5075" lIns="5075" spcFirstLastPara="1" rIns="5075" wrap="square" tIns="5075">
                                          <a:noAutofit/>
                                        </wps:bodyPr>
                                      </wps:wsp>
                                      <wps:wsp>
                                        <wps:cNvSpPr/>
                                        <wps:cNvPr id="48" name="Shape 48"/>
                                        <wps:spPr>
                                          <a:xfrm>
                                            <a:off x="4422208" y="1486925"/>
                                            <a:ext cx="2236626" cy="442095"/>
                                          </a:xfrm>
                                          <a:prstGeom prst="rect">
                                            <a:avLst/>
                                          </a:prstGeom>
                                          <a:solidFill>
                                            <a:srgbClr val="D99593"/>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4422208" y="1486925"/>
                                            <a:ext cx="2236626" cy="4420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-Polo a tierra y su instalación</w:t>
                                              </w:r>
                                            </w:p>
                                          </w:txbxContent>
                                        </wps:txbx>
                                        <wps:bodyPr anchorCtr="0" anchor="ctr" bIns="5075" lIns="5075" spcFirstLastPara="1" rIns="5075" wrap="square" tIns="5075">
                                          <a:noAutofit/>
                                        </wps:bodyPr>
                                      </wps:wsp>
                                      <wps:wsp>
                                        <wps:cNvSpPr/>
                                        <wps:cNvPr id="50" name="Shape 50"/>
                                        <wps:spPr>
                                          <a:xfrm>
                                            <a:off x="2575022" y="2236703"/>
                                            <a:ext cx="1400284" cy="427066"/>
                                          </a:xfrm>
                                          <a:prstGeom prst="rect">
                                            <a:avLst/>
                                          </a:prstGeom>
                                          <a:solidFill>
                                            <a:srgbClr val="A12E9F"/>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575022" y="2236703"/>
                                            <a:ext cx="1400284" cy="4270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Instrumentos de medición</w:t>
                                              </w:r>
                                            </w:p>
                                          </w:txbxContent>
                                        </wps:txbx>
                                        <wps:bodyPr anchorCtr="0" anchor="ctr" bIns="5075" lIns="5075" spcFirstLastPara="1" rIns="5075" wrap="square" tIns="5075">
                                          <a:noAutofit/>
                                        </wps:bodyPr>
                                      </wps:wsp>
                                      <wps:wsp>
                                        <wps:cNvSpPr/>
                                        <wps:cNvPr id="52" name="Shape 52"/>
                                        <wps:spPr>
                                          <a:xfrm>
                                            <a:off x="4431154" y="2099494"/>
                                            <a:ext cx="2236626" cy="681898"/>
                                          </a:xfrm>
                                          <a:prstGeom prst="rect">
                                            <a:avLst/>
                                          </a:prstGeom>
                                          <a:solidFill>
                                            <a:srgbClr val="F524BD">
                                              <a:alpha val="43137"/>
                                            </a:srgbClr>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4431154" y="2099494"/>
                                            <a:ext cx="2236626" cy="6818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-Amperímetro</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-Multímetro</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-Ohmímetro</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-Pinza Voltiamperimétrica</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-Voltímetro</w:t>
                                              </w:r>
                                            </w:p>
                                          </w:txbxContent>
                                        </wps:txbx>
                                        <wps:bodyPr anchorCtr="0" anchor="ctr" bIns="5075" lIns="5075" spcFirstLastPara="1" rIns="5075" wrap="square" tIns="5075">
                                          <a:noAutofit/>
                                        </wps:bodyPr>
                                      </wps:wsp>
                                      <wps:wsp>
                                        <wps:cNvSpPr/>
                                        <wps:cNvPr id="54" name="Shape 54"/>
                                        <wps:spPr>
                                          <a:xfrm>
                                            <a:off x="2602935" y="3050105"/>
                                            <a:ext cx="1433565" cy="369036"/>
                                          </a:xfrm>
                                          <a:prstGeom prst="rect">
                                            <a:avLst/>
                                          </a:prstGeom>
                                          <a:solidFill>
                                            <a:srgbClr val="5F497A"/>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602935" y="3050105"/>
                                            <a:ext cx="1433565" cy="36903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Tipos de tensión</w:t>
                                              </w:r>
                                            </w:p>
                                          </w:txbxContent>
                                        </wps:txbx>
                                        <wps:bodyPr anchorCtr="0" anchor="ctr" bIns="5075" lIns="5075" spcFirstLastPara="1" rIns="5075" wrap="square" tIns="5075">
                                          <a:noAutofit/>
                                        </wps:bodyPr>
                                      </wps:wsp>
                                      <wps:wsp>
                                        <wps:cNvSpPr/>
                                        <wps:cNvPr id="56" name="Shape 56"/>
                                        <wps:spPr>
                                          <a:xfrm>
                                            <a:off x="4464435" y="2951867"/>
                                            <a:ext cx="2129984" cy="681898"/>
                                          </a:xfrm>
                                          <a:prstGeom prst="rect">
                                            <a:avLst/>
                                          </a:prstGeom>
                                          <a:solidFill>
                                            <a:srgbClr val="BF9000">
                                              <a:alpha val="53333"/>
                                            </a:srgbClr>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4464435" y="2951867"/>
                                            <a:ext cx="2129984" cy="6818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-Extra Alta Tensión (EAT)</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-Alta tensión (AT)</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-Media tensión (MT)</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-Baja tensión (BT)</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-Muy Baja tensión (MBT)</w:t>
                                              </w:r>
                                            </w:p>
                                          </w:txbxContent>
                                        </wps:txbx>
                                        <wps:bodyPr anchorCtr="0" anchor="ctr" bIns="5075" lIns="5075" spcFirstLastPara="1" rIns="5075" wrap="square" tIns="5075">
                                          <a:noAutofit/>
                                        </wps:bodyPr>
                                      </wps:wsp>
                                      <wps:wsp>
                                        <wps:cNvSpPr/>
                                        <wps:cNvPr id="58" name="Shape 58"/>
                                        <wps:spPr>
                                          <a:xfrm>
                                            <a:off x="2583544" y="3911963"/>
                                            <a:ext cx="1381966" cy="466452"/>
                                          </a:xfrm>
                                          <a:prstGeom prst="rect">
                                            <a:avLst/>
                                          </a:prstGeom>
                                          <a:solidFill>
                                            <a:srgbClr val="595959"/>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583544" y="3911963"/>
                                            <a:ext cx="1381966" cy="4664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Clasificación redes eléctricas</w:t>
                                              </w:r>
                                            </w:p>
                                          </w:txbxContent>
                                        </wps:txbx>
                                        <wps:bodyPr anchorCtr="0" anchor="ctr" bIns="5075" lIns="5075" spcFirstLastPara="1" rIns="5075" wrap="square" tIns="5075">
                                          <a:noAutofit/>
                                        </wps:bodyPr>
                                      </wps:wsp>
                                      <wps:wsp>
                                        <wps:cNvSpPr/>
                                        <wps:cNvPr id="60" name="Shape 60"/>
                                        <wps:spPr>
                                          <a:xfrm>
                                            <a:off x="4412836" y="3804240"/>
                                            <a:ext cx="2236626" cy="681898"/>
                                          </a:xfrm>
                                          <a:prstGeom prst="rect">
                                            <a:avLst/>
                                          </a:prstGeom>
                                          <a:solidFill>
                                            <a:srgbClr val="595959">
                                              <a:alpha val="53333"/>
                                            </a:srgbClr>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4412836" y="3804240"/>
                                            <a:ext cx="2236626" cy="6818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-Red de distribución</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-Red de transporte</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-Red primaria</w:t>
                                              </w:r>
                                              <w:r w:rsidDel="00000000" w:rsidR="00000000" w:rsidRPr="00000000">
                                                <w:rPr>
                                                  <w:rFonts w:ascii="Cambria" w:cs="Cambria" w:eastAsia="Cambria" w:hAnsi="Cambria"/>
                                                  <w:b w:val="1"/>
                                                  <w:i w:val="0"/>
                                                  <w:smallCaps w:val="0"/>
                                                  <w:strike w:val="0"/>
                                                  <w:color w:val="000000"/>
                                                  <w:sz w:val="16"/>
                                                  <w:vertAlign w:val="baseline"/>
                                                </w:rPr>
                                                <w:br w:type="textWrapping"/>
                                              </w:r>
                                              <w:r w:rsidDel="00000000" w:rsidR="00000000" w:rsidRPr="00000000">
                                                <w:rPr>
                                                  <w:rFonts w:ascii="Cambria" w:cs="Cambria" w:eastAsia="Cambria" w:hAnsi="Cambria"/>
                                                  <w:b w:val="1"/>
                                                  <w:i w:val="0"/>
                                                  <w:smallCaps w:val="0"/>
                                                  <w:strike w:val="0"/>
                                                  <w:color w:val="000000"/>
                                                  <w:sz w:val="16"/>
                                                  <w:vertAlign w:val="baseline"/>
                                                </w:rPr>
                                                <w:t xml:space="preserve">-Red secundaria</w:t>
                                              </w:r>
                                            </w:p>
                                          </w:txbxContent>
                                        </wps:txbx>
                                        <wps:bodyPr anchorCtr="0" anchor="ctr" bIns="5075" lIns="5075" spcFirstLastPara="1" rIns="5075" wrap="square" tIns="5075">
                                          <a:noAutofit/>
                                        </wps:bodyPr>
                                      </wps:wsp>
                                    </wpg:grpSp>
                                  </wpg:grpSp>
                                </wpg:grpSp>
                              </wpg:grpSp>
                            </wpg:grpSp>
                          </wpg:wgp>
                        </a:graphicData>
                      </a:graphic>
                    </wp:inline>
                  </w:drawing>
                </mc:Choice>
                <mc:Fallback>
                  <w:drawing>
                    <wp:inline distB="0" distT="0" distL="0" distR="0">
                      <wp:extent cx="7509234" cy="4487269"/>
                      <wp:effectExtent b="0" l="0" r="0" t="0"/>
                      <wp:docPr id="347" name="image39.png"/>
                      <a:graphic>
                        <a:graphicData uri="http://schemas.openxmlformats.org/drawingml/2006/picture">
                          <pic:pic>
                            <pic:nvPicPr>
                              <pic:cNvPr id="0" name="image39.png"/>
                              <pic:cNvPicPr preferRelativeResize="0"/>
                            </pic:nvPicPr>
                            <pic:blipFill>
                              <a:blip r:embed="rId48"/>
                              <a:srcRect/>
                              <a:stretch>
                                <a:fillRect/>
                              </a:stretch>
                            </pic:blipFill>
                            <pic:spPr>
                              <a:xfrm>
                                <a:off x="0" y="0"/>
                                <a:ext cx="7509234" cy="44872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D">
            <w:pPr>
              <w:rPr>
                <w:rFonts w:ascii="Arial" w:cs="Arial" w:eastAsia="Arial" w:hAnsi="Arial"/>
                <w:color w:val="bfbfbf"/>
                <w:sz w:val="20"/>
                <w:szCs w:val="20"/>
              </w:rPr>
            </w:pPr>
            <w:r w:rsidDel="00000000" w:rsidR="00000000" w:rsidRPr="00000000">
              <w:rPr>
                <w:rtl w:val="0"/>
              </w:rPr>
            </w:r>
          </w:p>
        </w:tc>
      </w:tr>
    </w:tbl>
    <w:p w:rsidR="00000000" w:rsidDel="00000000" w:rsidP="00000000" w:rsidRDefault="00000000" w:rsidRPr="00000000" w14:paraId="0000032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3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jc w:val="both"/>
        <w:rPr>
          <w:rFonts w:ascii="Arial" w:cs="Arial" w:eastAsia="Arial" w:hAnsi="Arial"/>
          <w:color w:val="808080"/>
          <w:sz w:val="22"/>
          <w:szCs w:val="22"/>
        </w:rPr>
      </w:pPr>
      <w:r w:rsidDel="00000000" w:rsidR="00000000" w:rsidRPr="00000000">
        <w:rPr>
          <w:rFonts w:ascii="Arial" w:cs="Arial" w:eastAsia="Arial" w:hAnsi="Arial"/>
          <w:color w:val="808080"/>
          <w:sz w:val="22"/>
          <w:szCs w:val="22"/>
          <w:rtl w:val="0"/>
        </w:rPr>
        <w:t xml:space="preserve">Relacionar el material de apoyo o complementario de los temas abordados en este recurso. Se debe incluir al menos un par de elementos que complementen el tema del componente formativo.</w:t>
      </w:r>
    </w:p>
    <w:p w:rsidR="00000000" w:rsidDel="00000000" w:rsidP="00000000" w:rsidRDefault="00000000" w:rsidRPr="00000000" w14:paraId="00000334">
      <w:pPr>
        <w:rPr>
          <w:rFonts w:ascii="Arial" w:cs="Arial" w:eastAsia="Arial" w:hAnsi="Arial"/>
          <w:sz w:val="22"/>
          <w:szCs w:val="22"/>
        </w:rPr>
      </w:pPr>
      <w:r w:rsidDel="00000000" w:rsidR="00000000" w:rsidRPr="00000000">
        <w:rPr>
          <w:rtl w:val="0"/>
        </w:rPr>
      </w:r>
    </w:p>
    <w:tbl>
      <w:tblPr>
        <w:tblStyle w:val="Table3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4"/>
        <w:gridCol w:w="2908"/>
        <w:gridCol w:w="4265"/>
        <w:gridCol w:w="4265"/>
        <w:tblGridChange w:id="0">
          <w:tblGrid>
            <w:gridCol w:w="1974"/>
            <w:gridCol w:w="2908"/>
            <w:gridCol w:w="4265"/>
            <w:gridCol w:w="426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36">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bookmarkStart w:colFirst="0" w:colLast="0" w:name="_heading=h.32hioqz" w:id="7"/>
            <w:bookmarkEnd w:id="7"/>
            <w:r w:rsidDel="00000000" w:rsidR="00000000" w:rsidRPr="00000000">
              <w:rPr>
                <w:rFonts w:ascii="Arial" w:cs="Arial" w:eastAsia="Arial" w:hAnsi="Arial"/>
                <w:color w:val="000000"/>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 a medidas eléctricas</w:t>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Electro-Educación 08 junio 2020</w:t>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pPr>
            <w:hyperlink r:id="rId49">
              <w:r w:rsidDel="00000000" w:rsidR="00000000" w:rsidRPr="00000000">
                <w:rPr>
                  <w:rFonts w:ascii="Arial" w:cs="Arial" w:eastAsia="Arial" w:hAnsi="Arial"/>
                  <w:sz w:val="22"/>
                  <w:szCs w:val="22"/>
                  <w:rtl w:val="0"/>
                </w:rPr>
                <w:t xml:space="preserve">https://youtu.be/k34 KVCuDcrI</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5 instrumentos de medición eléctrica ¡más importantes!</w:t>
            </w:r>
          </w:p>
          <w:p w:rsidR="00000000" w:rsidDel="00000000" w:rsidP="00000000" w:rsidRDefault="00000000" w:rsidRPr="00000000" w14:paraId="00000342">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Villegas, Emmanuel 22 noviembre 2021</w:t>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4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https://youtu.be/mmD1vh-zbJM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 de puesta a tierra y tierra física.- Explicación de funcionamiento</w:t>
            </w:r>
          </w:p>
          <w:p w:rsidR="00000000" w:rsidDel="00000000" w:rsidP="00000000" w:rsidRDefault="00000000" w:rsidRPr="00000000" w14:paraId="00000347">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AcademiaDII 11 febrero 2022</w:t>
            </w:r>
          </w:p>
        </w:tc>
        <w:tc>
          <w:tcPr>
            <w:shd w:fill="auto" w:val="clear"/>
            <w:tcMar>
              <w:top w:w="100.0" w:type="dxa"/>
              <w:left w:w="100.0" w:type="dxa"/>
              <w:bottom w:w="100.0" w:type="dxa"/>
              <w:right w:w="100.0" w:type="dxa"/>
            </w:tcMar>
          </w:tcPr>
          <w:p w:rsidR="00000000" w:rsidDel="00000000" w:rsidP="00000000" w:rsidRDefault="00000000" w:rsidRPr="00000000" w14:paraId="00000349">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https://youtu.be/wBJ9Lu5Mybc</w:t>
            </w:r>
          </w:p>
        </w:tc>
      </w:tr>
      <w:tr>
        <w:trPr>
          <w:cantSplit w:val="0"/>
          <w:trHeight w:val="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B">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es un certificado RETIE para las instalaciones eléctricas?</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Serna, Francisco febrero 15, 2021</w:t>
            </w:r>
          </w:p>
        </w:tc>
        <w:tc>
          <w:tcPr>
            <w:shd w:fill="auto" w:val="clear"/>
            <w:tcMar>
              <w:top w:w="100.0" w:type="dxa"/>
              <w:left w:w="100.0" w:type="dxa"/>
              <w:bottom w:w="100.0" w:type="dxa"/>
              <w:right w:w="100.0" w:type="dxa"/>
            </w:tcMar>
          </w:tcPr>
          <w:p w:rsidR="00000000" w:rsidDel="00000000" w:rsidP="00000000" w:rsidRDefault="00000000" w:rsidRPr="00000000" w14:paraId="0000034D">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Blog</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https://blog.cidet.org.co/qué-es-un-certificado-retie-para-instalaciones-eléctricas</w:t>
            </w:r>
          </w:p>
        </w:tc>
      </w:tr>
    </w:tbl>
    <w:p w:rsidR="00000000" w:rsidDel="00000000" w:rsidP="00000000" w:rsidRDefault="00000000" w:rsidRPr="00000000" w14:paraId="0000034F">
      <w:pPr>
        <w:rPr>
          <w:rFonts w:ascii="Arial" w:cs="Arial" w:eastAsia="Arial" w:hAnsi="Arial"/>
          <w:b w:val="1"/>
          <w:sz w:val="22"/>
          <w:szCs w:val="22"/>
        </w:rPr>
      </w:pPr>
      <w:bookmarkStart w:colFirst="0" w:colLast="0" w:name="_heading=h.1hmsyys" w:id="8"/>
      <w:bookmarkEnd w:id="8"/>
      <w:r w:rsidDel="00000000" w:rsidR="00000000" w:rsidRPr="00000000">
        <w:rPr>
          <w:rtl w:val="0"/>
        </w:rPr>
      </w:r>
    </w:p>
    <w:p w:rsidR="00000000" w:rsidDel="00000000" w:rsidP="00000000" w:rsidRDefault="00000000" w:rsidRPr="00000000" w14:paraId="0000035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1">
      <w:pPr>
        <w:rPr>
          <w:rFonts w:ascii="Arial" w:cs="Arial" w:eastAsia="Arial" w:hAnsi="Arial"/>
          <w:b w:val="1"/>
          <w:sz w:val="22"/>
          <w:szCs w:val="22"/>
        </w:rPr>
      </w:pPr>
      <w:bookmarkStart w:colFirst="0" w:colLast="0" w:name="_heading=h.3znysh7" w:id="9"/>
      <w:bookmarkEnd w:id="9"/>
      <w:r w:rsidDel="00000000" w:rsidR="00000000" w:rsidRPr="00000000">
        <w:rPr>
          <w:rtl w:val="0"/>
        </w:rPr>
      </w:r>
    </w:p>
    <w:p w:rsidR="00000000" w:rsidDel="00000000" w:rsidP="00000000" w:rsidRDefault="00000000" w:rsidRPr="00000000" w14:paraId="0000035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56">
      <w:pPr>
        <w:rPr>
          <w:rFonts w:ascii="Arial" w:cs="Arial" w:eastAsia="Arial" w:hAnsi="Arial"/>
          <w:sz w:val="22"/>
          <w:szCs w:val="22"/>
        </w:rPr>
      </w:pPr>
      <w:r w:rsidDel="00000000" w:rsidR="00000000" w:rsidRPr="00000000">
        <w:rPr>
          <w:rtl w:val="0"/>
        </w:rPr>
      </w:r>
    </w:p>
    <w:tbl>
      <w:tblPr>
        <w:tblStyle w:val="Table38"/>
        <w:tblW w:w="134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11624"/>
        <w:tblGridChange w:id="0">
          <w:tblGrid>
            <w:gridCol w:w="1833"/>
            <w:gridCol w:w="11624"/>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58">
            <w:pPr>
              <w:keepNext w:val="1"/>
              <w:keepLines w:val="1"/>
              <w:pBdr>
                <w:top w:space="0" w:sz="0" w:val="nil"/>
                <w:left w:space="0" w:sz="0" w:val="nil"/>
                <w:bottom w:space="0" w:sz="0" w:val="nil"/>
                <w:right w:space="0" w:sz="0" w:val="nil"/>
                <w:between w:space="0" w:sz="0" w:val="nil"/>
              </w:pBdr>
              <w:spacing w:after="60" w:line="276" w:lineRule="auto"/>
              <w:jc w:val="center"/>
              <w:rPr>
                <w:rFonts w:ascii="Arial" w:cs="Arial" w:eastAsia="Arial" w:hAnsi="Arial"/>
                <w:color w:val="000000"/>
                <w:sz w:val="22"/>
                <w:szCs w:val="22"/>
              </w:rPr>
            </w:pPr>
            <w:bookmarkStart w:colFirst="0" w:colLast="0" w:name="_heading=h.41mghml" w:id="10"/>
            <w:bookmarkEnd w:id="10"/>
            <w:r w:rsidDel="00000000" w:rsidR="00000000" w:rsidRPr="00000000">
              <w:rPr>
                <w:rFonts w:ascii="Arial" w:cs="Arial" w:eastAsia="Arial" w:hAnsi="Arial"/>
                <w:color w:val="000000"/>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Acreditación: </w:t>
            </w:r>
          </w:p>
        </w:tc>
        <w:tc>
          <w:tcPr>
            <w:shd w:fill="auto" w:val="clear"/>
            <w:tcMar>
              <w:top w:w="100.0" w:type="dxa"/>
              <w:left w:w="100.0" w:type="dxa"/>
              <w:bottom w:w="100.0" w:type="dxa"/>
              <w:right w:w="100.0" w:type="dxa"/>
            </w:tcMar>
          </w:tcPr>
          <w:p w:rsidR="00000000" w:rsidDel="00000000" w:rsidP="00000000" w:rsidRDefault="00000000" w:rsidRPr="00000000" w14:paraId="0000035A">
            <w:pPr>
              <w:rPr>
                <w:rFonts w:ascii="Arial" w:cs="Arial" w:eastAsia="Arial" w:hAnsi="Arial"/>
                <w:sz w:val="22"/>
                <w:szCs w:val="22"/>
              </w:rPr>
            </w:pPr>
            <w:r w:rsidDel="00000000" w:rsidR="00000000" w:rsidRPr="00000000">
              <w:rPr>
                <w:rFonts w:ascii="Arial" w:cs="Arial" w:eastAsia="Arial" w:hAnsi="Arial"/>
                <w:sz w:val="22"/>
                <w:szCs w:val="22"/>
                <w:rtl w:val="0"/>
              </w:rPr>
              <w:t xml:space="preserve">procedimiento mediante el cual se reconoce la competencia técnica y la idoneidad de organismos de certificación e inspección, así como laboratorios de ensayo y de metrología.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B">
            <w:pPr>
              <w:rPr>
                <w:rFonts w:ascii="Arial" w:cs="Arial" w:eastAsia="Arial" w:hAnsi="Arial"/>
                <w:sz w:val="22"/>
                <w:szCs w:val="22"/>
              </w:rPr>
            </w:pPr>
            <w:r w:rsidDel="00000000" w:rsidR="00000000" w:rsidRPr="00000000">
              <w:rPr>
                <w:rFonts w:ascii="Arial" w:cs="Arial" w:eastAsia="Arial" w:hAnsi="Arial"/>
                <w:sz w:val="22"/>
                <w:szCs w:val="22"/>
                <w:rtl w:val="0"/>
              </w:rPr>
              <w:t xml:space="preserve">Circuito: </w:t>
            </w:r>
          </w:p>
        </w:tc>
        <w:tc>
          <w:tcPr>
            <w:shd w:fill="auto" w:val="clear"/>
            <w:tcMar>
              <w:top w:w="100.0" w:type="dxa"/>
              <w:left w:w="100.0" w:type="dxa"/>
              <w:bottom w:w="100.0" w:type="dxa"/>
              <w:right w:w="100.0" w:type="dxa"/>
            </w:tcMar>
          </w:tcPr>
          <w:p w:rsidR="00000000" w:rsidDel="00000000" w:rsidP="00000000" w:rsidRDefault="00000000" w:rsidRPr="00000000" w14:paraId="0000035C">
            <w:pPr>
              <w:rPr>
                <w:rFonts w:ascii="Arial" w:cs="Arial" w:eastAsia="Arial" w:hAnsi="Arial"/>
                <w:sz w:val="22"/>
                <w:szCs w:val="22"/>
              </w:rPr>
            </w:pPr>
            <w:r w:rsidDel="00000000" w:rsidR="00000000" w:rsidRPr="00000000">
              <w:rPr>
                <w:rFonts w:ascii="Arial" w:cs="Arial" w:eastAsia="Arial" w:hAnsi="Arial"/>
                <w:sz w:val="22"/>
                <w:szCs w:val="22"/>
                <w:rtl w:val="0"/>
              </w:rPr>
              <w:t xml:space="preserve">trayecto o ruta de una corriente eléctrica formada por conductores y que transporta energía eléctrica entre fuentes. Se define también como el recorrido preestablecido por el que se desplazan las cargas eléctricas.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D">
            <w:pPr>
              <w:rPr>
                <w:rFonts w:ascii="Arial" w:cs="Arial" w:eastAsia="Arial" w:hAnsi="Arial"/>
                <w:sz w:val="22"/>
                <w:szCs w:val="22"/>
              </w:rPr>
            </w:pPr>
            <w:r w:rsidDel="00000000" w:rsidR="00000000" w:rsidRPr="00000000">
              <w:rPr>
                <w:rFonts w:ascii="Arial" w:cs="Arial" w:eastAsia="Arial" w:hAnsi="Arial"/>
                <w:sz w:val="22"/>
                <w:szCs w:val="22"/>
                <w:rtl w:val="0"/>
              </w:rPr>
              <w:t xml:space="preserve">Conductancia o Conductividad</w:t>
            </w:r>
          </w:p>
        </w:tc>
        <w:tc>
          <w:tcPr>
            <w:shd w:fill="auto" w:val="clear"/>
            <w:tcMar>
              <w:top w:w="100.0" w:type="dxa"/>
              <w:left w:w="100.0" w:type="dxa"/>
              <w:bottom w:w="100.0" w:type="dxa"/>
              <w:right w:w="100.0" w:type="dxa"/>
            </w:tcMar>
          </w:tcPr>
          <w:p w:rsidR="00000000" w:rsidDel="00000000" w:rsidP="00000000" w:rsidRDefault="00000000" w:rsidRPr="00000000" w14:paraId="0000035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cantidad de potencia que debe ser entregada en un punto dado de un sistema eléctrico. La conductancia está directamente relacionada con la facilidad que ofrece un material cualquiera al paso de la corriente eléctrica. La conductancia es lo opuesto a la resistencia. A mayor conductancia la resistencia disminuye, y viceversa: a mayor resistencia, menor conductancia, por lo que ambas son inversamente proporcionales.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F">
            <w:pPr>
              <w:rPr>
                <w:rFonts w:ascii="Arial" w:cs="Arial" w:eastAsia="Arial" w:hAnsi="Arial"/>
                <w:sz w:val="22"/>
                <w:szCs w:val="22"/>
              </w:rPr>
            </w:pPr>
            <w:r w:rsidDel="00000000" w:rsidR="00000000" w:rsidRPr="00000000">
              <w:rPr>
                <w:rFonts w:ascii="Arial" w:cs="Arial" w:eastAsia="Arial" w:hAnsi="Arial"/>
                <w:sz w:val="22"/>
                <w:szCs w:val="22"/>
                <w:rtl w:val="0"/>
              </w:rPr>
              <w:t xml:space="preserve">Corriente:</w:t>
            </w:r>
          </w:p>
        </w:tc>
        <w:tc>
          <w:tcPr>
            <w:shd w:fill="auto" w:val="clear"/>
            <w:tcMar>
              <w:top w:w="100.0" w:type="dxa"/>
              <w:left w:w="100.0" w:type="dxa"/>
              <w:bottom w:w="100.0" w:type="dxa"/>
              <w:right w:w="100.0" w:type="dxa"/>
            </w:tcMar>
          </w:tcPr>
          <w:p w:rsidR="00000000" w:rsidDel="00000000" w:rsidP="00000000" w:rsidRDefault="00000000" w:rsidRPr="00000000" w14:paraId="0000036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medida en amperios (A). Es el flujo de carga eléctrica a través de un hilo metálico; es semejante al flujo de agua entre dos depósitos a distinto nivel (o al caudal del aire en un tubo). El instrumento para medir la corriente es el amperímetro que se conecta en serie al circuito eléctrico.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rPr>
                <w:rFonts w:ascii="Arial" w:cs="Arial" w:eastAsia="Arial" w:hAnsi="Arial"/>
                <w:sz w:val="22"/>
                <w:szCs w:val="22"/>
              </w:rPr>
            </w:pPr>
            <w:r w:rsidDel="00000000" w:rsidR="00000000" w:rsidRPr="00000000">
              <w:rPr>
                <w:rFonts w:ascii="Arial" w:cs="Arial" w:eastAsia="Arial" w:hAnsi="Arial"/>
                <w:sz w:val="22"/>
                <w:szCs w:val="22"/>
                <w:rtl w:val="0"/>
              </w:rPr>
              <w:t xml:space="preserve">Energía:</w:t>
            </w:r>
          </w:p>
        </w:tc>
        <w:tc>
          <w:tcPr>
            <w:shd w:fill="auto" w:val="clear"/>
            <w:tcMar>
              <w:top w:w="100.0" w:type="dxa"/>
              <w:left w:w="100.0" w:type="dxa"/>
              <w:bottom w:w="100.0" w:type="dxa"/>
              <w:right w:w="100.0" w:type="dxa"/>
            </w:tcMar>
          </w:tcPr>
          <w:p w:rsidR="00000000" w:rsidDel="00000000" w:rsidP="00000000" w:rsidRDefault="00000000" w:rsidRPr="00000000" w14:paraId="0000036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la capacidad de los cuerpos o conjunto de estos para efectuar un trabajo. Todo cuerpo material que pasa de un estado a otro produce fenómenos físicos que no son otra cosa que manifestaciones de alguna transformación de la energía.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Frecuencia:</w:t>
            </w:r>
          </w:p>
        </w:tc>
        <w:tc>
          <w:tcPr>
            <w:shd w:fill="auto" w:val="clear"/>
            <w:tcMar>
              <w:top w:w="100.0" w:type="dxa"/>
              <w:left w:w="100.0" w:type="dxa"/>
              <w:bottom w:w="100.0" w:type="dxa"/>
              <w:right w:w="100.0" w:type="dxa"/>
            </w:tcMar>
          </w:tcPr>
          <w:p w:rsidR="00000000" w:rsidDel="00000000" w:rsidP="00000000" w:rsidRDefault="00000000" w:rsidRPr="00000000" w14:paraId="0000036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sistemas de cables de acero o cuerdas que, debidamente ancladas en un punto superior a la zona de labor, protegen al trabajador en su desplazamiento vertical (ascenso/descenso).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Interruptor:</w:t>
            </w:r>
          </w:p>
        </w:tc>
        <w:tc>
          <w:tcPr>
            <w:shd w:fill="auto" w:val="clear"/>
            <w:tcMar>
              <w:top w:w="100.0" w:type="dxa"/>
              <w:left w:w="100.0" w:type="dxa"/>
              <w:bottom w:w="100.0" w:type="dxa"/>
              <w:right w:w="100.0" w:type="dxa"/>
            </w:tcMar>
          </w:tcPr>
          <w:p w:rsidR="00000000" w:rsidDel="00000000" w:rsidP="00000000" w:rsidRDefault="00000000" w:rsidRPr="00000000" w14:paraId="0000036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dispositivo electromecánico que abre o cierra circuitos eléctricos y tiene la capacidad de realizarlo en condiciones de corriente nominal o, en caso extremo, de corto circuito. Su apertura y cierre pueden ser de forma automática o manual.</w:t>
            </w:r>
          </w:p>
        </w:tc>
      </w:tr>
      <w:tr>
        <w:trPr>
          <w:cantSplit w:val="0"/>
          <w:trHeight w:val="15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Sobretensión:</w:t>
            </w:r>
          </w:p>
        </w:tc>
        <w:tc>
          <w:tcPr>
            <w:shd w:fill="auto" w:val="clear"/>
            <w:tcMar>
              <w:top w:w="100.0" w:type="dxa"/>
              <w:left w:w="100.0" w:type="dxa"/>
              <w:bottom w:w="100.0" w:type="dxa"/>
              <w:right w:w="100.0" w:type="dxa"/>
            </w:tcMar>
          </w:tcPr>
          <w:p w:rsidR="00000000" w:rsidDel="00000000" w:rsidP="00000000" w:rsidRDefault="00000000" w:rsidRPr="00000000" w14:paraId="0000036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valor de una tensión superior a un valor de referencia o nominal. Es el exceso de tensión eléctrica en un circuito que puede causar graves daños a los equipos conectados a la corriente, desde fallas en el funcionamiento a destrucción o incendio de los mismos.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Transformador:</w:t>
            </w:r>
          </w:p>
        </w:tc>
        <w:tc>
          <w:tcPr>
            <w:shd w:fill="auto" w:val="clear"/>
            <w:tcMar>
              <w:top w:w="100.0" w:type="dxa"/>
              <w:left w:w="100.0" w:type="dxa"/>
              <w:bottom w:w="100.0" w:type="dxa"/>
              <w:right w:w="100.0" w:type="dxa"/>
            </w:tcMar>
          </w:tcPr>
          <w:p w:rsidR="00000000" w:rsidDel="00000000" w:rsidP="00000000" w:rsidRDefault="00000000" w:rsidRPr="00000000" w14:paraId="0000036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dispositivo que sirve para convertir el valor de un flujo eléctrico a un valor diferente. De acuerdo con su utilización se clasifica de diferentes maneras.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Voltímetro: </w:t>
            </w:r>
          </w:p>
        </w:tc>
        <w:tc>
          <w:tcPr>
            <w:shd w:fill="auto" w:val="clear"/>
            <w:tcMar>
              <w:top w:w="100.0" w:type="dxa"/>
              <w:left w:w="100.0" w:type="dxa"/>
              <w:bottom w:w="100.0" w:type="dxa"/>
              <w:right w:w="100.0" w:type="dxa"/>
            </w:tcMar>
          </w:tcPr>
          <w:p w:rsidR="00000000" w:rsidDel="00000000" w:rsidP="00000000" w:rsidRDefault="00000000" w:rsidRPr="00000000" w14:paraId="0000036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instrumento de medición destinado a indicar el valor de la tensión entre dos puntos de un circuito eléctrico.</w:t>
            </w:r>
          </w:p>
        </w:tc>
      </w:tr>
    </w:tbl>
    <w:p w:rsidR="00000000" w:rsidDel="00000000" w:rsidP="00000000" w:rsidRDefault="00000000" w:rsidRPr="00000000" w14:paraId="0000036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Referencias bibliográficas</w:t>
      </w:r>
    </w:p>
    <w:p w:rsidR="00000000" w:rsidDel="00000000" w:rsidP="00000000" w:rsidRDefault="00000000" w:rsidRPr="00000000" w14:paraId="00000372">
      <w:pPr>
        <w:jc w:val="both"/>
        <w:rPr>
          <w:rFonts w:ascii="Arial" w:cs="Arial" w:eastAsia="Arial" w:hAnsi="Arial"/>
          <w:sz w:val="22"/>
          <w:szCs w:val="22"/>
        </w:rPr>
      </w:pPr>
      <w:r w:rsidDel="00000000" w:rsidR="00000000" w:rsidRPr="00000000">
        <w:rPr>
          <w:rtl w:val="0"/>
        </w:rPr>
      </w:r>
    </w:p>
    <w:tbl>
      <w:tblPr>
        <w:tblStyle w:val="Table3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74">
            <w:pPr>
              <w:jc w:val="both"/>
              <w:rPr>
                <w:rFonts w:ascii="Arial" w:cs="Arial" w:eastAsia="Arial" w:hAnsi="Arial"/>
                <w:sz w:val="22"/>
                <w:szCs w:val="22"/>
              </w:rPr>
            </w:pPr>
            <w:bookmarkStart w:colFirst="0" w:colLast="0" w:name="_heading=h.2grqrue" w:id="11"/>
            <w:bookmarkEnd w:id="11"/>
            <w:r w:rsidDel="00000000" w:rsidR="00000000" w:rsidRPr="00000000">
              <w:rPr>
                <w:rFonts w:ascii="Arial" w:cs="Arial" w:eastAsia="Arial" w:hAnsi="Arial"/>
                <w:sz w:val="22"/>
                <w:szCs w:val="22"/>
                <w:rtl w:val="0"/>
              </w:rPr>
              <w:t xml:space="preserve">Bibliografía</w:t>
            </w:r>
          </w:p>
        </w:tc>
      </w:tr>
      <w:tr>
        <w:trPr>
          <w:cantSplit w:val="0"/>
          <w:trHeight w:val="1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5">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sz w:val="22"/>
                <w:szCs w:val="22"/>
              </w:rPr>
            </w:pPr>
            <w:r w:rsidDel="00000000" w:rsidR="00000000" w:rsidRPr="00000000">
              <w:rPr>
                <w:rFonts w:ascii="Arial" w:cs="Arial" w:eastAsia="Arial" w:hAnsi="Arial"/>
                <w:sz w:val="22"/>
                <w:szCs w:val="22"/>
                <w:rtl w:val="0"/>
              </w:rPr>
              <w:t xml:space="preserve">Disete Comunicaciones. (10 de agosto de 2022). </w:t>
            </w:r>
            <w:r w:rsidDel="00000000" w:rsidR="00000000" w:rsidRPr="00000000">
              <w:rPr>
                <w:rFonts w:ascii="Arial" w:cs="Arial" w:eastAsia="Arial" w:hAnsi="Arial"/>
                <w:i w:val="1"/>
                <w:sz w:val="22"/>
                <w:szCs w:val="22"/>
                <w:rtl w:val="0"/>
              </w:rPr>
              <w:t xml:space="preserve">Disete Comunicaciones.</w:t>
            </w:r>
            <w:r w:rsidDel="00000000" w:rsidR="00000000" w:rsidRPr="00000000">
              <w:rPr>
                <w:rFonts w:ascii="Arial" w:cs="Arial" w:eastAsia="Arial" w:hAnsi="Arial"/>
                <w:sz w:val="22"/>
                <w:szCs w:val="22"/>
                <w:rtl w:val="0"/>
              </w:rPr>
              <w:t xml:space="preserve"> Obtenido de https://disete.com/instalaciones-electricas-segun-normatividad/</w:t>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9">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Icontec. (s.f.). </w:t>
            </w:r>
            <w:r w:rsidDel="00000000" w:rsidR="00000000" w:rsidRPr="00000000">
              <w:rPr>
                <w:rFonts w:ascii="Arial" w:cs="Arial" w:eastAsia="Arial" w:hAnsi="Arial"/>
                <w:i w:val="1"/>
                <w:color w:val="000000"/>
                <w:sz w:val="22"/>
                <w:szCs w:val="22"/>
                <w:rtl w:val="0"/>
              </w:rPr>
              <w:t xml:space="preserve">Código eléctrico colombiano.</w:t>
            </w:r>
            <w:r w:rsidDel="00000000" w:rsidR="00000000" w:rsidRPr="00000000">
              <w:rPr>
                <w:rFonts w:ascii="Arial" w:cs="Arial" w:eastAsia="Arial" w:hAnsi="Arial"/>
                <w:color w:val="000000"/>
                <w:sz w:val="22"/>
                <w:szCs w:val="22"/>
                <w:rtl w:val="0"/>
              </w:rPr>
              <w:t xml:space="preserve"> Bogotá, Colombia. Recuperado el 10 de noviembre de 2022, de https://www.evalcon.one/docs/ntc-2050-pdf</w:t>
            </w:r>
          </w:p>
        </w:tc>
      </w:tr>
      <w:tr>
        <w:trPr>
          <w:cantSplit w:val="0"/>
          <w:trHeight w:val="83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Ministerio de Minas y Energía. (s.f.). </w:t>
            </w:r>
            <w:r w:rsidDel="00000000" w:rsidR="00000000" w:rsidRPr="00000000">
              <w:rPr>
                <w:rFonts w:ascii="Arial" w:cs="Arial" w:eastAsia="Arial" w:hAnsi="Arial"/>
                <w:i w:val="1"/>
                <w:color w:val="000000"/>
                <w:sz w:val="22"/>
                <w:szCs w:val="22"/>
                <w:rtl w:val="0"/>
              </w:rPr>
              <w:t xml:space="preserve">minenergia.gov.co.</w:t>
            </w:r>
            <w:r w:rsidDel="00000000" w:rsidR="00000000" w:rsidRPr="00000000">
              <w:rPr>
                <w:rFonts w:ascii="Arial" w:cs="Arial" w:eastAsia="Arial" w:hAnsi="Arial"/>
                <w:color w:val="000000"/>
                <w:sz w:val="22"/>
                <w:szCs w:val="22"/>
                <w:rtl w:val="0"/>
              </w:rPr>
              <w:t xml:space="preserve"> Recuperado el 10 de noviembre de 2022, de </w:t>
            </w:r>
            <w:hyperlink r:id="rId50">
              <w:r w:rsidDel="00000000" w:rsidR="00000000" w:rsidRPr="00000000">
                <w:rPr>
                  <w:rFonts w:ascii="Arial" w:cs="Arial" w:eastAsia="Arial" w:hAnsi="Arial"/>
                  <w:color w:val="0000ff"/>
                  <w:sz w:val="22"/>
                  <w:szCs w:val="22"/>
                  <w:u w:val="single"/>
                  <w:rtl w:val="0"/>
                </w:rPr>
                <w:t xml:space="preserve">https://www.minenergia.gov.co/documents/3809/Anexo_General_del_RETIE_vigente_actualizado_a_2015-1.pdf</w:t>
              </w:r>
            </w:hyperlink>
            <w:r w:rsidDel="00000000" w:rsidR="00000000" w:rsidRPr="00000000">
              <w:rPr>
                <w:rtl w:val="0"/>
              </w:rPr>
            </w:r>
          </w:p>
        </w:tc>
      </w:tr>
      <w:tr>
        <w:trPr>
          <w:cantSplit w:val="0"/>
          <w:trHeight w:val="91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D">
            <w:pPr>
              <w:pBdr>
                <w:top w:space="0" w:sz="0" w:val="nil"/>
                <w:left w:space="0" w:sz="0" w:val="nil"/>
                <w:bottom w:space="0" w:sz="0" w:val="nil"/>
                <w:right w:space="0" w:sz="0" w:val="nil"/>
                <w:between w:space="0" w:sz="0" w:val="nil"/>
              </w:pBdr>
              <w:spacing w:line="480" w:lineRule="auto"/>
              <w:ind w:left="720" w:hanging="72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ONAC. (2020, octubre 13). ONAC. </w:t>
            </w:r>
            <w:hyperlink r:id="rId51">
              <w:r w:rsidDel="00000000" w:rsidR="00000000" w:rsidRPr="00000000">
                <w:rPr>
                  <w:rFonts w:ascii="Arial" w:cs="Arial" w:eastAsia="Arial" w:hAnsi="Arial"/>
                  <w:color w:val="000000"/>
                  <w:sz w:val="22"/>
                  <w:szCs w:val="22"/>
                  <w:highlight w:val="white"/>
                  <w:u w:val="single"/>
                  <w:rtl w:val="0"/>
                </w:rPr>
                <w:t xml:space="preserve">https://onac.org.co</w:t>
              </w:r>
            </w:hyperlink>
            <w:r w:rsidDel="00000000" w:rsidR="00000000" w:rsidRPr="00000000">
              <w:rPr>
                <w:rFonts w:ascii="Arial" w:cs="Arial" w:eastAsia="Arial" w:hAnsi="Arial"/>
                <w:color w:val="000000"/>
                <w:sz w:val="22"/>
                <w:szCs w:val="22"/>
                <w:highlight w:val="white"/>
                <w:u w:val="singl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RIG. (2020, julio 17). </w:t>
            </w:r>
            <w:r w:rsidDel="00000000" w:rsidR="00000000" w:rsidRPr="00000000">
              <w:rPr>
                <w:rFonts w:ascii="Arial" w:cs="Arial" w:eastAsia="Arial" w:hAnsi="Arial"/>
                <w:i w:val="1"/>
                <w:color w:val="000000"/>
                <w:sz w:val="22"/>
                <w:szCs w:val="22"/>
                <w:highlight w:val="white"/>
                <w:rtl w:val="0"/>
              </w:rPr>
              <w:t xml:space="preserve">¿Qué es el RETIE?, y porque es obligatoria la NTC 2050</w:t>
            </w:r>
            <w:r w:rsidDel="00000000" w:rsidR="00000000" w:rsidRPr="00000000">
              <w:rPr>
                <w:rFonts w:ascii="Arial" w:cs="Arial" w:eastAsia="Arial" w:hAnsi="Arial"/>
                <w:color w:val="000000"/>
                <w:sz w:val="22"/>
                <w:szCs w:val="22"/>
                <w:highlight w:val="white"/>
                <w:rtl w:val="0"/>
              </w:rPr>
              <w:t xml:space="preserve">. Retie Ingeniería y Gestión. </w:t>
            </w:r>
            <w:hyperlink r:id="rId52">
              <w:r w:rsidDel="00000000" w:rsidR="00000000" w:rsidRPr="00000000">
                <w:rPr>
                  <w:rFonts w:ascii="Arial" w:cs="Arial" w:eastAsia="Arial" w:hAnsi="Arial"/>
                  <w:color w:val="0000ff"/>
                  <w:sz w:val="22"/>
                  <w:szCs w:val="22"/>
                  <w:highlight w:val="white"/>
                  <w:u w:val="single"/>
                  <w:rtl w:val="0"/>
                </w:rPr>
                <w:t xml:space="preserve">https://www.retieingenieriaygestion.com/que-es-el-retie/</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1">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Sector Electricidad. (16 de agosto de 2018). Obtenido de </w:t>
            </w:r>
            <w:hyperlink r:id="rId53">
              <w:r w:rsidDel="00000000" w:rsidR="00000000" w:rsidRPr="00000000">
                <w:rPr>
                  <w:rFonts w:ascii="Arial" w:cs="Arial" w:eastAsia="Arial" w:hAnsi="Arial"/>
                  <w:color w:val="0000ff"/>
                  <w:sz w:val="22"/>
                  <w:szCs w:val="22"/>
                  <w:u w:val="single"/>
                  <w:rtl w:val="0"/>
                </w:rPr>
                <w:t xml:space="preserve">https://www.sectorelectricidad.com/</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3">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 Torres Búa, M. (s.f.). </w:t>
            </w:r>
            <w:r w:rsidDel="00000000" w:rsidR="00000000" w:rsidRPr="00000000">
              <w:rPr>
                <w:rFonts w:ascii="Arial" w:cs="Arial" w:eastAsia="Arial" w:hAnsi="Arial"/>
                <w:i w:val="1"/>
                <w:color w:val="000000"/>
                <w:sz w:val="22"/>
                <w:szCs w:val="22"/>
                <w:rtl w:val="0"/>
              </w:rPr>
              <w:t xml:space="preserve">Xunta de Galicia.</w:t>
            </w:r>
            <w:r w:rsidDel="00000000" w:rsidR="00000000" w:rsidRPr="00000000">
              <w:rPr>
                <w:rFonts w:ascii="Arial" w:cs="Arial" w:eastAsia="Arial" w:hAnsi="Arial"/>
                <w:color w:val="000000"/>
                <w:sz w:val="22"/>
                <w:szCs w:val="22"/>
                <w:rtl w:val="0"/>
              </w:rPr>
              <w:t xml:space="preserve"> Recuperado el 10 de noviembre de 2022, de </w:t>
            </w:r>
            <w:hyperlink r:id="rId54">
              <w:r w:rsidDel="00000000" w:rsidR="00000000" w:rsidRPr="00000000">
                <w:rPr>
                  <w:rFonts w:ascii="Arial" w:cs="Arial" w:eastAsia="Arial" w:hAnsi="Arial"/>
                  <w:color w:val="0000ff"/>
                  <w:sz w:val="22"/>
                  <w:szCs w:val="22"/>
                  <w:u w:val="single"/>
                  <w:rtl w:val="0"/>
                </w:rPr>
                <w:t xml:space="preserve">https://www.edu.xunta.gal/espazoAbalar/sites/espazoAbalar/files/datos/1464947843/contido/index.html</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after="160" w:line="259" w:lineRule="auto"/>
              <w:ind w:left="720" w:hanging="72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Universidad Nacional de la Plata. (s.f.). </w:t>
            </w:r>
            <w:r w:rsidDel="00000000" w:rsidR="00000000" w:rsidRPr="00000000">
              <w:rPr>
                <w:rFonts w:ascii="Arial" w:cs="Arial" w:eastAsia="Arial" w:hAnsi="Arial"/>
                <w:i w:val="1"/>
                <w:sz w:val="22"/>
                <w:szCs w:val="22"/>
                <w:rtl w:val="0"/>
              </w:rPr>
              <w:t xml:space="preserve">Universidad Nacional de la Plata.</w:t>
            </w:r>
            <w:r w:rsidDel="00000000" w:rsidR="00000000" w:rsidRPr="00000000">
              <w:rPr>
                <w:rFonts w:ascii="Arial" w:cs="Arial" w:eastAsia="Arial" w:hAnsi="Arial"/>
                <w:sz w:val="22"/>
                <w:szCs w:val="22"/>
                <w:rtl w:val="0"/>
              </w:rPr>
              <w:t xml:space="preserve"> Recuperado el 10 de noviembre de 2022, de </w:t>
            </w:r>
            <w:hyperlink r:id="rId55">
              <w:r w:rsidDel="00000000" w:rsidR="00000000" w:rsidRPr="00000000">
                <w:rPr>
                  <w:rFonts w:ascii="Arial" w:cs="Arial" w:eastAsia="Arial" w:hAnsi="Arial"/>
                  <w:color w:val="0000ff"/>
                  <w:sz w:val="22"/>
                  <w:szCs w:val="22"/>
                  <w:u w:val="single"/>
                  <w:rtl w:val="0"/>
                </w:rPr>
                <w:t xml:space="preserve">https://yold.unlp.edu.ar/frontend/media/51/27751/5c5a8f71c013ea9277e46bcf4b1658b2.pdf</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88">
      <w:pPr>
        <w:keepNext w:val="1"/>
        <w:keepLines w:val="1"/>
        <w:pBdr>
          <w:top w:space="0" w:sz="0" w:val="nil"/>
          <w:left w:space="0" w:sz="0" w:val="nil"/>
          <w:bottom w:space="0" w:sz="0" w:val="nil"/>
          <w:right w:space="0" w:sz="0" w:val="nil"/>
          <w:between w:space="0" w:sz="0" w:val="nil"/>
        </w:pBdr>
        <w:tabs>
          <w:tab w:val="left" w:leader="none" w:pos="2055"/>
        </w:tabs>
        <w:spacing w:after="120" w:before="400" w:line="276" w:lineRule="auto"/>
        <w:rPr>
          <w:rFonts w:ascii="Arial" w:cs="Arial" w:eastAsia="Arial" w:hAnsi="Arial"/>
          <w:color w:val="000000"/>
          <w:sz w:val="40"/>
          <w:szCs w:val="40"/>
        </w:rPr>
      </w:pPr>
      <w:bookmarkStart w:colFirst="0" w:colLast="0" w:name="_heading=h.vx1227" w:id="12"/>
      <w:bookmarkEnd w:id="12"/>
      <w:r w:rsidDel="00000000" w:rsidR="00000000" w:rsidRPr="00000000">
        <w:rPr>
          <w:rtl w:val="0"/>
        </w:rPr>
      </w:r>
    </w:p>
    <w:sectPr>
      <w:headerReference r:id="rId56" w:type="default"/>
      <w:footerReference r:id="rId57"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ri Cor" w:id="32" w:date="2023-02-09T17:52:00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este subtítulo sin numeración.</w:t>
      </w:r>
    </w:p>
  </w:comment>
  <w:comment w:author="Maria Antonia Lopez Restrepo" w:id="56" w:date="2022-11-18T15:35:0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https://www.freepik.es/fotos-premium/mantenimiento-electricistas-que-trabajan-alta-tension-cuchara_19885944.htm#query=electricidad&amp;from_query=eletricidad&amp;position=20&amp;from_view=search&amp;track=sph</w:t>
      </w:r>
    </w:p>
  </w:comment>
  <w:comment w:author="Petri Cor" w:id="44" w:date="2023-02-09T17:20:0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este texto nuevo.</w:t>
      </w:r>
    </w:p>
  </w:comment>
  <w:comment w:author="Sandra Durán" w:id="41" w:date="2022-11-28T17:09:09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listado</w:t>
      </w:r>
    </w:p>
  </w:comment>
  <w:comment w:author="Maria Antonia Lopez Restrepo" w:id="25" w:date="2022-11-18T11:27: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https://dimelectrico.com/product/pinza-voltiamperimetrica-digital-600-a-600-v-ac-dc/</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37" w:date="2022-11-18T13:32:00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https://www.freepik.es/fotos-premium/electricistas-manos-probando-corriente-electrica-panel-control_3863093.htm#query=instalacion%20electrica&amp;position=14&amp;from_view=search&amp;track=sph</w:t>
      </w:r>
    </w:p>
  </w:comment>
  <w:comment w:author="Petri Cor" w:id="16" w:date="2023-02-09T17:20: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este texto nuevo.</w:t>
      </w:r>
    </w:p>
  </w:comment>
  <w:comment w:author="Maria Antonia Lopez Restrepo" w:id="43" w:date="2022-11-18T13:56:00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https://www.freepik.es/fotos-premium/angulo-vision-baja-torres-transmision-electrica-alta-tension-cables-contra-cielo-azul_32944783.htm#page=2&amp;query=electricidad&amp;position=23&amp;from_view=search&amp;track=sph</w:t>
      </w:r>
    </w:p>
  </w:comment>
  <w:comment w:author="Maria Antonia Lopez Restrepo" w:id="7" w:date="2022-11-18T09:21:00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https://www.freepik.es/vector-gratis/senal-precaucion-sobre-negro_6012238.htm#query=protecci%C3%B3n%20electrica&amp;position=4&amp;from_view=search&amp;track=sph</w:t>
      </w:r>
    </w:p>
  </w:comment>
  <w:comment w:author="Petri Cor" w:id="59" w:date="2023-02-09T19:37:00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subtítulo sin numeración.</w:t>
      </w:r>
    </w:p>
  </w:comment>
  <w:comment w:author="Sandra Durán" w:id="48" w:date="2022-11-28T17:10:32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pasos verticales (ejemplo 1 plantilla https://ecored-sena.github.io/ECOREDSENA_CATALOGO_WEB/#/curso/tema12#t_12_1)</w:t>
      </w:r>
    </w:p>
  </w:comment>
  <w:comment w:author="Maria Antonia Lopez Restrepo" w:id="8" w:date="2022-10-13T17:49: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protocolo-seguridad-covid19-construccion-empresarial-prevencion-concepto-virus-arquitecta-ingeniera-asiatica-confiada-mascara-facial-casco-que-muestra-pulgar-garantiza-calidad-edificio_26447577.htm#query=protocolo%20empresa&amp;position=32&amp;from_view=keyword</w:t>
      </w:r>
    </w:p>
  </w:comment>
  <w:comment w:author="Maria Antonia Lopez Restrepo" w:id="60" w:date="2022-11-18T15:47: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https://www.freepik.es/foto-gratis/electricista-masculino-trabaja-centralita-cable-conexion-electrica_20378949.htm#query=cableado%20electrico&amp;position=10&amp;from_view=search&amp;track=sph</w:t>
      </w:r>
    </w:p>
  </w:comment>
  <w:comment w:author="Petri Cor" w:id="38" w:date="2023-02-09T18:07:00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introducción al recurso.</w:t>
      </w:r>
    </w:p>
  </w:comment>
  <w:comment w:author="Sandra Durán" w:id="46" w:date="2022-11-28T17:09:26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listado</w:t>
      </w:r>
    </w:p>
  </w:comment>
  <w:comment w:author="Maria Antonia Lopez Restrepo" w:id="57" w:date="2022-11-18T15:35: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https://www.freepik.es/fotos-premium/electricistas-estan-subiendo-postes-electricos-instalar-lineas-electricas_4636675.htm#query=electricidad&amp;from_query=eletricidad&amp;position=34&amp;from_view=search&amp;track=sph</w:t>
      </w:r>
    </w:p>
  </w:comment>
  <w:comment w:author="Maria Antonia Lopez Restrepo" w:id="36" w:date="2022-11-18T13:27: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https://www.areatecnologia.com/electricidad/potencia-electrica.html</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39" w:date="2022-11-18T13:36: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https://www.freepik.es/vector-gratis/infografia-elemento-6-pasos-diagrama-grafico-circular-diseno-grafico-negocios_10817131.htm#page=2&amp;query=infografia&amp;position=5&amp;from_view=search&amp;track=sph</w:t>
      </w:r>
    </w:p>
  </w:comment>
  <w:comment w:author="Maria Antonia Lopez Restrepo" w:id="14" w:date="2022-11-18T10:30: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https://sical.gov.co/index.php/partners/el-organismo-nacional-de-acreditacion-de-colombia-onac/ diseñar una imagen similar a esta</w:t>
      </w:r>
    </w:p>
  </w:comment>
  <w:comment w:author="Maria Antonia Lopez Restrepo" w:id="49" w:date="2022-11-18T14:12: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https://www.freepik.es/foto-gratis/torres-alto-voltaje_1024719.htm#query=tension%20electrica&amp;position=10&amp;from_view=search&amp;track=sph</w:t>
      </w:r>
    </w:p>
  </w:comment>
  <w:comment w:author="Petri Cor" w:id="15" w:date="2023-02-09T17:18:00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subtítulo.</w:t>
      </w:r>
    </w:p>
  </w:comment>
  <w:comment w:author="Petri Cor" w:id="33" w:date="2023-02-09T17:53:00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esta palabra del párrafo y ponerla como subtítulo de este.</w:t>
      </w:r>
    </w:p>
  </w:comment>
  <w:comment w:author="Maria Antonia Lopez Restrepo" w:id="29" w:date="2022-11-18T13:12: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https://dualtronica.com/herramientas/57-telurometro-digital-uni-t-ut522-medicion-resistencia-tierra.html</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51" w:date="2022-11-18T14:20: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https://www.freepik.es/vector-gratis/concepto-ortogonal-generacion-energia_10155383.htm#query=estacion%20electrica&amp;position=13&amp;from_view=search&amp;track=sph</w:t>
      </w:r>
    </w:p>
  </w:comment>
  <w:comment w:author="Maria Antonia Lopez Restrepo" w:id="22" w:date="2022-11-18T10:58:00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https://www.solostocks.com.co/venta-productos/medidores-electricidad/voltimetros/voltimetro-01-12155490</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18" w:date="2022-11-18T10:34: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https://www.freepik.es/vector-gratis/plantilla-infografia-proceso-plano_15592216.htm#query=infografia&amp;position=18&amp;from_view=search&amp;track=sph</w:t>
      </w:r>
    </w:p>
  </w:comment>
  <w:comment w:author="Maria Antonia Lopez Restrepo" w:id="1" w:date="2022-11-17T15:22:00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https://www.freepik.es/vector-premium/conjunto-composiciones-electricidad-e-iluminacion_13705576.htm#query=electricidad&amp;position=9&amp;from_view=search&amp;track=sph</w:t>
      </w:r>
    </w:p>
  </w:comment>
  <w:comment w:author="Maria Antonia Lopez Restrepo" w:id="53" w:date="2022-11-18T14:27:00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https://www.freepik.es/vector-gratis/electricista-cerca-subestacion-electrica-paneles-solares-generador-viento-ilustracion-isometrica-3d_14655583.htm#query=subestacion%20electrica&amp;position=4&amp;from_view=keyword</w:t>
      </w:r>
    </w:p>
  </w:comment>
  <w:comment w:author="Petri Cor" w:id="61" w:date="2023-02-09T19:45:00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Modificar también en el PDF descargable de la síntesis.</w:t>
      </w:r>
    </w:p>
  </w:comment>
  <w:comment w:author="Maria Antonia Lopez Restrepo" w:id="10" w:date="2022-11-18T09:51:0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https://www.orvisa.com/libros-y-reglamentos-tecnicos/ Diseñar una imagen similar a esta y cambiar la fecha de 2020 a 2013</w:t>
      </w:r>
    </w:p>
  </w:comment>
  <w:comment w:author="Maria Antonia Lopez Restrepo" w:id="47" w:date="2022-11-18T14:02:00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https://www.freepik.es/foto-gratis/disparo-parte-central-electrica-alta-tension_10809615.htm#query=tension%20electrica&amp;position=4&amp;from_view=search&amp;track=sph</w:t>
      </w:r>
    </w:p>
  </w:comment>
  <w:comment w:author="Maria Antonia Lopez Restrepo" w:id="24" w:date="2022-11-18T11:19:00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https://www.falabella.com.co/falabella-co/product/10995371/Multimetro-Digital-Avc-Iluminado/10995371</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2" w:date="2022-11-17T15:21:00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https://www.freepik.es/vector-gratis/composicion-electricidad-e-iluminacion-personajes-electricistas-lampara-equipo-linea-electrica_13705577.htm#query=electricidad&amp;position=13&amp;from_view=search&amp;track=sph</w:t>
      </w:r>
    </w:p>
  </w:comment>
  <w:comment w:author="Maria Antonia Lopez Restrepo" w:id="21" w:date="2022-11-18T10:45: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https://www.tecnopura.com/producto/voltimetro-amperimetro-digital-para-dc-0100v-10a/ diseñar una imagen similar a esta</w:t>
      </w:r>
    </w:p>
  </w:comment>
  <w:comment w:author="Maria Antonia Lopez Restrepo" w:id="11" w:date="2022-11-18T10:12: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https://www.freepik.es/fotos-premium/ingeniero-industria-refineria-usando-epp-sitio-construccion-refineria_8133398.htm#query=construccion%20electrica&amp;position=5&amp;from_view=search&amp;track=sph</w:t>
      </w:r>
    </w:p>
  </w:comment>
  <w:comment w:author="Maria Antonia Lopez Restrepo" w:id="52" w:date="2022-11-18T14:23:00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https://www.freepik.es/vector-gratis/ingeniero-eligiendo-central-electrica-paneles-solares-turbinas-eolicas_12085760.htm#query=estacion%20electrica&amp;position=36&amp;from_view=search&amp;track=sph</w:t>
      </w:r>
    </w:p>
  </w:comment>
  <w:comment w:author="Maria Antonia Lopez Restrepo" w:id="28" w:date="2022-11-18T12:34:00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https://www.monografias.com/trabajos82/telurometro/telurometro diseñar una imagen similar a esta</w:t>
      </w:r>
    </w:p>
  </w:comment>
  <w:comment w:author="Maria Antonia Lopez Restrepo" w:id="34" w:date="2022-11-18T13:19:00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https://www.electrontools.com/Home/WP/que-es-la-impedancia-electrica/ Diseñar una imagen similar a esta</w:t>
      </w:r>
    </w:p>
  </w:comment>
  <w:comment w:author="Maria Antonia Lopez Restrepo" w:id="27" w:date="2022-11-18T13:05:00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https://es.aliexpress.com/i/32838772385.html diseñar una imagen similar a esta</w:t>
      </w:r>
    </w:p>
  </w:comment>
  <w:comment w:author="Maria Antonia Lopez Restrepo" w:id="20" w:date="2022-11-18T10:42:00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https://es.dreamstime.com/illustration/amper%C3%ADmetro.html diseñar una imagen similar a esta</w:t>
      </w:r>
    </w:p>
  </w:comment>
  <w:comment w:author="Petri Cor" w:id="19" w:date="2023-02-09T17:23:00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numeración.</w:t>
      </w:r>
    </w:p>
  </w:comment>
  <w:comment w:author="Petri Cor" w:id="50" w:date="2023-02-09T18:43: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numeración.</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título.</w:t>
      </w:r>
    </w:p>
  </w:comment>
  <w:comment w:author="Petri Cor" w:id="17" w:date="2023-02-09T17:20:0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este subtítulo sin numeración.</w:t>
      </w:r>
    </w:p>
  </w:comment>
  <w:comment w:author="Maria Antonia Lopez Restrepo" w:id="3" w:date="2022-10-13T17:29:0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https://www.freepik.es/vector-gratis/ilustracion-concepto-andamio_16736628.htm#query=trabajo%20en%20alturas&amp;position=2&amp;from_view=search&amp;track=sph</w:t>
      </w:r>
    </w:p>
  </w:comment>
  <w:comment w:author="Petri Cor" w:id="12" w:date="2023-02-09T16:28: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este subtítulo sin numeración.</w:t>
      </w:r>
    </w:p>
  </w:comment>
  <w:comment w:author="Petri Cor" w:id="35" w:date="2023-02-09T17:57: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este subtítulo sin numeración.</w:t>
      </w:r>
    </w:p>
  </w:comment>
  <w:comment w:author="Maria Antonia Lopez Restrepo" w:id="54" w:date="2022-11-18T14:29: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https://www.freepik.es/fotos-premium/cables-lineas-electricas-transmision-torres-electricidad-alto-voltaje-subestacion-transformadores_33788701.htm#page=2&amp;query=subestacion%20electrica&amp;position=27&amp;from_view=keyword</w:t>
      </w:r>
    </w:p>
  </w:comment>
  <w:comment w:author="Maria Antonia Lopez Restrepo" w:id="31" w:date="2022-11-18T10:12: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https://www.freepik.es/fotos-premium/ingeniero-industria-refineria-usando-epp-sitio-construccion-refineria_8133398.htm#query=construccion%20electrica&amp;position=5&amp;from_view=search&amp;track=sph</w:t>
      </w:r>
    </w:p>
  </w:comment>
  <w:comment w:author="Petri Cor" w:id="55" w:date="2023-02-09T19:35: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introducción al video, debajo del título Regulación de potencia</w:t>
      </w:r>
    </w:p>
  </w:comment>
  <w:comment w:author="Maria Antonia Lopez Restrepo" w:id="4" w:date="2022-11-17T15:21: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https://www.freepik.es/vector-gratis/coleccion-iconos-isometricos-electricista_6882827.htm#query=electricidad&amp;position=22&amp;from_view=search&amp;track=sph</w:t>
      </w:r>
    </w:p>
  </w:comment>
  <w:comment w:author="Petri Cor" w:id="40" w:date="2023-02-09T18:17: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subtítulo sin numeración.</w:t>
      </w:r>
    </w:p>
  </w:comment>
  <w:comment w:author="Sandra Durán" w:id="13" w:date="2022-11-28T17:14:52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pestañas verticales con los siguientes títulos.</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1.Sicerco.</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Importancia</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Conclusión</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Que busca</w:t>
      </w:r>
    </w:p>
  </w:comment>
  <w:comment w:author="Maria Antonia Lopez Restrepo" w:id="26" w:date="2022-11-18T11:52:00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https://articulo.mercadolibre.com.co/MCO-644621128-hioki-3129-10fase-detector-de-fase-rotacion-meter-_JM diseñar una imagen similar a esta</w:t>
      </w:r>
    </w:p>
  </w:comment>
  <w:comment w:author="Maria Antonia Lopez Restrepo" w:id="6" w:date="2022-11-18T09:19: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https://www.freepik.es/vector-gratis/postes-electricidad-edificios-ciudad_5916164.htm#query=electricidad&amp;position=27&amp;from_view=search&amp;track=sph</w:t>
      </w:r>
    </w:p>
  </w:comment>
  <w:comment w:author="Petri Cor" w:id="0" w:date="2023-02-09T17:24: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tabla de contenido tiene cambios. Ajustarla como se muestra en este componente.</w:t>
      </w:r>
    </w:p>
  </w:comment>
  <w:comment w:author="Petri Cor" w:id="30" w:date="2023-02-09T19:28: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numeración.</w:t>
      </w:r>
    </w:p>
  </w:comment>
  <w:comment w:author="Maria Antonia Lopez Restrepo" w:id="42" w:date="2022-11-18T13:46: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https://www.freepik.es/vector-gratis/ilustracion-concepto-mantenimiento-tuberias_22378350.htm#query=inspeccion&amp;position=4&amp;from_view=search&amp;track=sph</w:t>
      </w:r>
    </w:p>
  </w:comment>
  <w:comment w:author="Petri Cor" w:id="45" w:date="2023-02-09T18:22: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numeración. Cambiar título.</w:t>
      </w:r>
    </w:p>
  </w:comment>
  <w:comment w:author="Sandra Durán" w:id="9" w:date="2022-11-28T17:17:35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diagramar contenido en componente</w:t>
      </w:r>
    </w:p>
  </w:comment>
  <w:comment w:author="Maria Antonia Lopez Restrepo" w:id="58" w:date="2022-11-18T15:38:00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https://www.freepik.es/foto-gratis/enfoque-selectivo-electricistas-estan-arreglando-linea-transmision-energia-poste-electrico_3762416.htm#query=electricidad&amp;from_query=eletricidad&amp;position=48&amp;from_view=search&amp;track=sph</w:t>
      </w:r>
    </w:p>
  </w:comment>
  <w:comment w:author="Maria Antonia Lopez Restrepo" w:id="5" w:date="2022-10-13T17:37: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https://www.freepik.es/vector-gratis/sentencia-legal-aviso-judicial-decision-juez-sistema-judicial-abogado-abogado-estudiando-papeles-personaje-dibujos-animados_11667035.htm#query=normativa&amp;position=1&amp;from_view=search&amp;track=sph</w:t>
      </w:r>
    </w:p>
  </w:comment>
  <w:comment w:author="Maria Antonia Lopez Restrepo" w:id="23" w:date="2022-11-18T11:12: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https://www.pce-iberica.es/medidor-detalles-tecnicos/instrumento-de-electricidad/ohmetro-PCE-DM-12.htm</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8C" w15:done="0"/>
  <w15:commentEx w15:paraId="0000038D" w15:done="0"/>
  <w15:commentEx w15:paraId="0000038E" w15:done="0"/>
  <w15:commentEx w15:paraId="0000038F" w15:done="0"/>
  <w15:commentEx w15:paraId="00000391" w15:done="0"/>
  <w15:commentEx w15:paraId="00000392" w15:done="0"/>
  <w15:commentEx w15:paraId="00000393" w15:done="0"/>
  <w15:commentEx w15:paraId="00000394" w15:done="0"/>
  <w15:commentEx w15:paraId="00000395" w15:done="0"/>
  <w15:commentEx w15:paraId="00000396" w15:done="0"/>
  <w15:commentEx w15:paraId="00000397" w15:done="0"/>
  <w15:commentEx w15:paraId="00000398" w15:done="0"/>
  <w15:commentEx w15:paraId="00000399" w15:done="0"/>
  <w15:commentEx w15:paraId="0000039A" w15:done="0"/>
  <w15:commentEx w15:paraId="0000039B" w15:done="0"/>
  <w15:commentEx w15:paraId="0000039C" w15:done="0"/>
  <w15:commentEx w15:paraId="0000039E" w15:done="0"/>
  <w15:commentEx w15:paraId="0000039F" w15:done="0"/>
  <w15:commentEx w15:paraId="000003A0" w15:done="0"/>
  <w15:commentEx w15:paraId="000003A1" w15:done="0"/>
  <w15:commentEx w15:paraId="000003A2" w15:done="0"/>
  <w15:commentEx w15:paraId="000003A3" w15:done="0"/>
  <w15:commentEx w15:paraId="000003A5" w15:done="0"/>
  <w15:commentEx w15:paraId="000003A6" w15:done="0"/>
  <w15:commentEx w15:paraId="000003A8" w15:done="0"/>
  <w15:commentEx w15:paraId="000003A9" w15:done="0"/>
  <w15:commentEx w15:paraId="000003AA" w15:done="0"/>
  <w15:commentEx w15:paraId="000003AB" w15:done="0"/>
  <w15:commentEx w15:paraId="000003AC" w15:done="0"/>
  <w15:commentEx w15:paraId="000003AD" w15:done="0"/>
  <w15:commentEx w15:paraId="000003AE" w15:done="0"/>
  <w15:commentEx w15:paraId="000003B0" w15:done="0"/>
  <w15:commentEx w15:paraId="000003B1" w15:done="0"/>
  <w15:commentEx w15:paraId="000003B2" w15:done="0"/>
  <w15:commentEx w15:paraId="000003B3" w15:done="0"/>
  <w15:commentEx w15:paraId="000003B4" w15:done="0"/>
  <w15:commentEx w15:paraId="000003B5" w15:done="0"/>
  <w15:commentEx w15:paraId="000003B6" w15:done="0"/>
  <w15:commentEx w15:paraId="000003B7" w15:done="0"/>
  <w15:commentEx w15:paraId="000003B8" w15:done="0"/>
  <w15:commentEx w15:paraId="000003B9" w15:done="0"/>
  <w15:commentEx w15:paraId="000003BB" w15:done="0"/>
  <w15:commentEx w15:paraId="000003BC" w15:done="0"/>
  <w15:commentEx w15:paraId="000003BD" w15:done="0"/>
  <w15:commentEx w15:paraId="000003BE" w15:done="0"/>
  <w15:commentEx w15:paraId="000003BF" w15:done="0"/>
  <w15:commentEx w15:paraId="000003C0" w15:done="0"/>
  <w15:commentEx w15:paraId="000003C1" w15:done="0"/>
  <w15:commentEx w15:paraId="000003C2" w15:done="0"/>
  <w15:commentEx w15:paraId="000003C3" w15:done="0"/>
  <w15:commentEx w15:paraId="000003C4" w15:done="0"/>
  <w15:commentEx w15:paraId="000003C9" w15:done="0"/>
  <w15:commentEx w15:paraId="000003CA" w15:done="0"/>
  <w15:commentEx w15:paraId="000003CB" w15:done="0"/>
  <w15:commentEx w15:paraId="000003CC" w15:done="0"/>
  <w15:commentEx w15:paraId="000003CD" w15:done="0"/>
  <w15:commentEx w15:paraId="000003CE" w15:done="0"/>
  <w15:commentEx w15:paraId="000003CF" w15:done="0"/>
  <w15:commentEx w15:paraId="000003D0" w15:done="0"/>
  <w15:commentEx w15:paraId="000003D1" w15:done="0"/>
  <w15:commentEx w15:paraId="000003D2" w15:done="0"/>
  <w15:commentEx w15:paraId="000003D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ArialMT"/>
  <w:font w:name="Roboto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B">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9">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4010685</wp:posOffset>
          </wp:positionH>
          <wp:positionV relativeFrom="margin">
            <wp:posOffset>-858979</wp:posOffset>
          </wp:positionV>
          <wp:extent cx="962660" cy="923925"/>
          <wp:effectExtent b="0" l="0" r="0" t="0"/>
          <wp:wrapSquare wrapText="bothSides" distB="0" distT="0" distL="114300" distR="114300"/>
          <wp:docPr id="34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62660" cy="923925"/>
                  </a:xfrm>
                  <a:prstGeom prst="rect"/>
                  <a:ln/>
                </pic:spPr>
              </pic:pic>
            </a:graphicData>
          </a:graphic>
        </wp:anchor>
      </w:drawing>
    </w: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w:cs="Noto Sans" w:eastAsia="Noto Sans" w:hAnsi="Noto Sans"/>
        <w:sz w:val="20"/>
        <w:szCs w:val="20"/>
      </w:rPr>
    </w:lvl>
    <w:lvl w:ilvl="1">
      <w:start w:val="1"/>
      <w:numFmt w:val="bullet"/>
      <w:lvlText w:val="●"/>
      <w:lvlJc w:val="left"/>
      <w:pPr>
        <w:ind w:left="1440" w:hanging="360"/>
      </w:pPr>
      <w:rPr>
        <w:rFonts w:ascii="Noto Sans" w:cs="Noto Sans" w:eastAsia="Noto Sans" w:hAnsi="Noto Sans"/>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FB4E69"/>
  </w:style>
  <w:style w:type="paragraph" w:styleId="Ttulo1">
    <w:name w:val="heading 1"/>
    <w:basedOn w:val="Normal"/>
    <w:next w:val="Normal"/>
    <w:link w:val="Ttulo1Car"/>
    <w:uiPriority w:val="9"/>
    <w:qFormat w:val="1"/>
    <w:pPr>
      <w:keepNext w:val="1"/>
      <w:keepLines w:val="1"/>
      <w:spacing w:after="120" w:before="400" w:line="276" w:lineRule="auto"/>
      <w:outlineLvl w:val="0"/>
    </w:pPr>
    <w:rPr>
      <w:rFonts w:ascii="Arial" w:cs="Arial" w:eastAsia="Arial" w:hAnsi="Arial"/>
      <w:sz w:val="40"/>
      <w:szCs w:val="40"/>
      <w:lang w:val="es"/>
    </w:rPr>
  </w:style>
  <w:style w:type="paragraph" w:styleId="Ttulo2">
    <w:name w:val="heading 2"/>
    <w:basedOn w:val="Normal"/>
    <w:next w:val="Normal"/>
    <w:link w:val="Ttulo2Car"/>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val="es"/>
    </w:rPr>
  </w:style>
  <w:style w:type="paragraph" w:styleId="Ttulo3">
    <w:name w:val="heading 3"/>
    <w:basedOn w:val="Normal"/>
    <w:next w:val="Normal"/>
    <w:link w:val="Ttulo3Car"/>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lang w:val="es"/>
    </w:rPr>
  </w:style>
  <w:style w:type="paragraph" w:styleId="Ttulo4">
    <w:name w:val="heading 4"/>
    <w:basedOn w:val="Normal"/>
    <w:next w:val="Normal"/>
    <w:link w:val="Ttulo4Car"/>
    <w:uiPriority w:val="9"/>
    <w:semiHidden w:val="1"/>
    <w:unhideWhenUsed w:val="1"/>
    <w:qFormat w:val="1"/>
    <w:pPr>
      <w:keepNext w:val="1"/>
      <w:keepLines w:val="1"/>
      <w:spacing w:after="80" w:before="280" w:line="276" w:lineRule="auto"/>
      <w:outlineLvl w:val="3"/>
    </w:pPr>
    <w:rPr>
      <w:rFonts w:ascii="Arial" w:cs="Arial" w:eastAsia="Arial" w:hAnsi="Arial"/>
      <w:color w:val="666666"/>
      <w:lang w:val="es"/>
    </w:rPr>
  </w:style>
  <w:style w:type="paragraph" w:styleId="Ttulo5">
    <w:name w:val="heading 5"/>
    <w:basedOn w:val="Normal"/>
    <w:next w:val="Normal"/>
    <w:link w:val="Ttulo5Car"/>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val="es"/>
    </w:rPr>
  </w:style>
  <w:style w:type="paragraph" w:styleId="Ttulo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val="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line="276" w:lineRule="auto"/>
    </w:pPr>
    <w:rPr>
      <w:rFonts w:ascii="Arial" w:cs="Arial" w:eastAsia="Arial" w:hAnsi="Arial"/>
      <w:sz w:val="52"/>
      <w:szCs w:val="52"/>
      <w:lang w:val="es"/>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rPr>
  </w:style>
  <w:style w:type="table" w:styleId="a" w:customStyle="1">
    <w:basedOn w:val="TableNormal4"/>
    <w:tblPr>
      <w:tblStyleRowBandSize w:val="1"/>
      <w:tblStyleColBandSize w:val="1"/>
      <w:tblCellMar>
        <w:top w:w="100.0" w:type="dxa"/>
        <w:left w:w="100.0" w:type="dxa"/>
        <w:bottom w:w="100.0" w:type="dxa"/>
        <w:right w:w="100.0" w:type="dxa"/>
      </w:tblCellMar>
    </w:tblPr>
  </w:style>
  <w:style w:type="table" w:styleId="a0" w:customStyle="1">
    <w:basedOn w:val="TableNormal4"/>
    <w:tblPr>
      <w:tblStyleRowBandSize w:val="1"/>
      <w:tblStyleColBandSize w:val="1"/>
      <w:tblCellMar>
        <w:top w:w="100.0" w:type="dxa"/>
        <w:left w:w="100.0" w:type="dxa"/>
        <w:bottom w:w="100.0" w:type="dxa"/>
        <w:right w:w="100.0" w:type="dxa"/>
      </w:tblCellMar>
    </w:tblPr>
  </w:style>
  <w:style w:type="table" w:styleId="a1" w:customStyle="1">
    <w:basedOn w:val="TableNormal4"/>
    <w:tblPr>
      <w:tblStyleRowBandSize w:val="1"/>
      <w:tblStyleColBandSize w:val="1"/>
      <w:tblCellMar>
        <w:top w:w="100.0" w:type="dxa"/>
        <w:left w:w="100.0" w:type="dxa"/>
        <w:bottom w:w="100.0" w:type="dxa"/>
        <w:right w:w="100.0" w:type="dxa"/>
      </w:tblCellMar>
    </w:tblPr>
  </w:style>
  <w:style w:type="table" w:styleId="a2" w:customStyle="1">
    <w:basedOn w:val="TableNormal4"/>
    <w:tblPr>
      <w:tblStyleRowBandSize w:val="1"/>
      <w:tblStyleColBandSize w:val="1"/>
      <w:tblCellMar>
        <w:top w:w="100.0" w:type="dxa"/>
        <w:left w:w="100.0" w:type="dxa"/>
        <w:bottom w:w="100.0" w:type="dxa"/>
        <w:right w:w="100.0" w:type="dxa"/>
      </w:tblCellMar>
    </w:tblPr>
  </w:style>
  <w:style w:type="table" w:styleId="a3" w:customStyle="1">
    <w:basedOn w:val="TableNormal4"/>
    <w:tblPr>
      <w:tblStyleRowBandSize w:val="1"/>
      <w:tblStyleColBandSize w:val="1"/>
      <w:tblCellMar>
        <w:top w:w="100.0" w:type="dxa"/>
        <w:left w:w="100.0" w:type="dxa"/>
        <w:bottom w:w="100.0" w:type="dxa"/>
        <w:right w:w="100.0" w:type="dxa"/>
      </w:tblCellMar>
    </w:tblPr>
  </w:style>
  <w:style w:type="table" w:styleId="a4" w:customStyle="1">
    <w:basedOn w:val="TableNormal4"/>
    <w:tblPr>
      <w:tblStyleRowBandSize w:val="1"/>
      <w:tblStyleColBandSize w:val="1"/>
      <w:tblCellMar>
        <w:top w:w="100.0" w:type="dxa"/>
        <w:left w:w="100.0" w:type="dxa"/>
        <w:bottom w:w="100.0" w:type="dxa"/>
        <w:right w:w="100.0" w:type="dxa"/>
      </w:tblCellMar>
    </w:tblPr>
  </w:style>
  <w:style w:type="table" w:styleId="a5" w:customStyle="1">
    <w:basedOn w:val="TableNormal4"/>
    <w:tblPr>
      <w:tblStyleRowBandSize w:val="1"/>
      <w:tblStyleColBandSize w:val="1"/>
      <w:tblCellMar>
        <w:top w:w="100.0" w:type="dxa"/>
        <w:left w:w="100.0" w:type="dxa"/>
        <w:bottom w:w="100.0" w:type="dxa"/>
        <w:right w:w="100.0" w:type="dxa"/>
      </w:tblCellMar>
    </w:tblPr>
  </w:style>
  <w:style w:type="table" w:styleId="a6" w:customStyle="1">
    <w:basedOn w:val="TableNormal4"/>
    <w:tblPr>
      <w:tblStyleRowBandSize w:val="1"/>
      <w:tblStyleColBandSize w:val="1"/>
      <w:tblCellMar>
        <w:top w:w="100.0" w:type="dxa"/>
        <w:left w:w="100.0" w:type="dxa"/>
        <w:bottom w:w="100.0" w:type="dxa"/>
        <w:right w:w="100.0" w:type="dxa"/>
      </w:tblCellMar>
    </w:tblPr>
  </w:style>
  <w:style w:type="table" w:styleId="a7" w:customStyle="1">
    <w:basedOn w:val="TableNormal4"/>
    <w:tblPr>
      <w:tblStyleRowBandSize w:val="1"/>
      <w:tblStyleColBandSize w:val="1"/>
      <w:tblCellMar>
        <w:top w:w="100.0" w:type="dxa"/>
        <w:left w:w="100.0" w:type="dxa"/>
        <w:bottom w:w="100.0" w:type="dxa"/>
        <w:right w:w="100.0" w:type="dxa"/>
      </w:tblCellMar>
    </w:tblPr>
  </w:style>
  <w:style w:type="table" w:styleId="a8" w:customStyle="1">
    <w:basedOn w:val="TableNormal4"/>
    <w:tblPr>
      <w:tblStyleRowBandSize w:val="1"/>
      <w:tblStyleColBandSize w:val="1"/>
      <w:tblCellMar>
        <w:top w:w="100.0" w:type="dxa"/>
        <w:left w:w="100.0" w:type="dxa"/>
        <w:bottom w:w="100.0" w:type="dxa"/>
        <w:right w:w="100.0" w:type="dxa"/>
      </w:tblCellMar>
    </w:tblPr>
  </w:style>
  <w:style w:type="table" w:styleId="a9" w:customStyle="1">
    <w:basedOn w:val="TableNormal4"/>
    <w:tblPr>
      <w:tblStyleRowBandSize w:val="1"/>
      <w:tblStyleColBandSize w:val="1"/>
      <w:tblCellMar>
        <w:top w:w="100.0" w:type="dxa"/>
        <w:left w:w="100.0" w:type="dxa"/>
        <w:bottom w:w="100.0" w:type="dxa"/>
        <w:right w:w="100.0" w:type="dxa"/>
      </w:tblCellMar>
    </w:tblPr>
  </w:style>
  <w:style w:type="table" w:styleId="aa" w:customStyle="1">
    <w:basedOn w:val="TableNormal4"/>
    <w:tblPr>
      <w:tblStyleRowBandSize w:val="1"/>
      <w:tblStyleColBandSize w:val="1"/>
      <w:tblCellMar>
        <w:top w:w="100.0" w:type="dxa"/>
        <w:left w:w="100.0" w:type="dxa"/>
        <w:bottom w:w="100.0" w:type="dxa"/>
        <w:right w:w="100.0" w:type="dxa"/>
      </w:tblCellMar>
    </w:tblPr>
  </w:style>
  <w:style w:type="table" w:styleId="ab" w:customStyle="1">
    <w:basedOn w:val="TableNormal4"/>
    <w:tblPr>
      <w:tblStyleRowBandSize w:val="1"/>
      <w:tblStyleColBandSize w:val="1"/>
      <w:tblCellMar>
        <w:top w:w="100.0" w:type="dxa"/>
        <w:left w:w="100.0" w:type="dxa"/>
        <w:bottom w:w="100.0" w:type="dxa"/>
        <w:right w:w="100.0" w:type="dxa"/>
      </w:tblCellMar>
    </w:tblPr>
  </w:style>
  <w:style w:type="table" w:styleId="ac" w:customStyle="1">
    <w:basedOn w:val="TableNormal4"/>
    <w:tblPr>
      <w:tblStyleRowBandSize w:val="1"/>
      <w:tblStyleColBandSize w:val="1"/>
      <w:tblCellMar>
        <w:top w:w="100.0" w:type="dxa"/>
        <w:left w:w="100.0" w:type="dxa"/>
        <w:bottom w:w="100.0" w:type="dxa"/>
        <w:right w:w="100.0" w:type="dxa"/>
      </w:tblCellMar>
    </w:tblPr>
  </w:style>
  <w:style w:type="table" w:styleId="ad" w:customStyle="1">
    <w:basedOn w:val="TableNormal4"/>
    <w:tblPr>
      <w:tblStyleRowBandSize w:val="1"/>
      <w:tblStyleColBandSize w:val="1"/>
      <w:tblCellMar>
        <w:top w:w="100.0" w:type="dxa"/>
        <w:left w:w="100.0" w:type="dxa"/>
        <w:bottom w:w="100.0" w:type="dxa"/>
        <w:right w:w="100.0" w:type="dxa"/>
      </w:tblCellMar>
    </w:tblPr>
  </w:style>
  <w:style w:type="table" w:styleId="ae" w:customStyle="1">
    <w:basedOn w:val="TableNormal4"/>
    <w:tblPr>
      <w:tblStyleRowBandSize w:val="1"/>
      <w:tblStyleColBandSize w:val="1"/>
      <w:tblCellMar>
        <w:top w:w="100.0" w:type="dxa"/>
        <w:left w:w="100.0" w:type="dxa"/>
        <w:bottom w:w="100.0" w:type="dxa"/>
        <w:right w:w="100.0" w:type="dxa"/>
      </w:tblCellMar>
    </w:tblPr>
  </w:style>
  <w:style w:type="table" w:styleId="af" w:customStyle="1">
    <w:basedOn w:val="TableNormal4"/>
    <w:tblPr>
      <w:tblStyleRowBandSize w:val="1"/>
      <w:tblStyleColBandSize w:val="1"/>
      <w:tblCellMar>
        <w:top w:w="100.0" w:type="dxa"/>
        <w:left w:w="100.0" w:type="dxa"/>
        <w:bottom w:w="100.0" w:type="dxa"/>
        <w:right w:w="100.0" w:type="dxa"/>
      </w:tblCellMar>
    </w:tblPr>
  </w:style>
  <w:style w:type="table" w:styleId="af0" w:customStyle="1">
    <w:basedOn w:val="TableNormal4"/>
    <w:tblPr>
      <w:tblStyleRowBandSize w:val="1"/>
      <w:tblStyleColBandSize w:val="1"/>
      <w:tblCellMar>
        <w:top w:w="100.0" w:type="dxa"/>
        <w:left w:w="100.0" w:type="dxa"/>
        <w:bottom w:w="100.0" w:type="dxa"/>
        <w:right w:w="100.0" w:type="dxa"/>
      </w:tblCellMar>
    </w:tblPr>
  </w:style>
  <w:style w:type="table" w:styleId="af1" w:customStyle="1">
    <w:basedOn w:val="TableNormal4"/>
    <w:tblPr>
      <w:tblStyleRowBandSize w:val="1"/>
      <w:tblStyleColBandSize w:val="1"/>
      <w:tblCellMar>
        <w:top w:w="100.0" w:type="dxa"/>
        <w:left w:w="100.0" w:type="dxa"/>
        <w:bottom w:w="100.0" w:type="dxa"/>
        <w:right w:w="100.0" w:type="dxa"/>
      </w:tblCellMar>
    </w:tblPr>
  </w:style>
  <w:style w:type="table" w:styleId="af2" w:customStyle="1">
    <w:basedOn w:val="TableNormal4"/>
    <w:tblPr>
      <w:tblStyleRowBandSize w:val="1"/>
      <w:tblStyleColBandSize w:val="1"/>
      <w:tblCellMar>
        <w:top w:w="100.0" w:type="dxa"/>
        <w:left w:w="100.0" w:type="dxa"/>
        <w:bottom w:w="100.0" w:type="dxa"/>
        <w:right w:w="100.0" w:type="dxa"/>
      </w:tblCellMar>
    </w:tblPr>
  </w:style>
  <w:style w:type="table" w:styleId="af3" w:customStyle="1">
    <w:basedOn w:val="TableNormal4"/>
    <w:tblPr>
      <w:tblStyleRowBandSize w:val="1"/>
      <w:tblStyleColBandSize w:val="1"/>
      <w:tblCellMar>
        <w:top w:w="100.0" w:type="dxa"/>
        <w:left w:w="100.0" w:type="dxa"/>
        <w:bottom w:w="100.0" w:type="dxa"/>
        <w:right w:w="100.0" w:type="dxa"/>
      </w:tblCellMar>
    </w:tblPr>
  </w:style>
  <w:style w:type="table" w:styleId="af4" w:customStyle="1">
    <w:basedOn w:val="TableNormal4"/>
    <w:tblPr>
      <w:tblStyleRowBandSize w:val="1"/>
      <w:tblStyleColBandSize w:val="1"/>
      <w:tblCellMar>
        <w:top w:w="100.0" w:type="dxa"/>
        <w:left w:w="100.0" w:type="dxa"/>
        <w:bottom w:w="100.0" w:type="dxa"/>
        <w:right w:w="100.0" w:type="dxa"/>
      </w:tblCellMar>
    </w:tblPr>
  </w:style>
  <w:style w:type="table" w:styleId="af5" w:customStyle="1">
    <w:basedOn w:val="TableNormal4"/>
    <w:tblPr>
      <w:tblStyleRowBandSize w:val="1"/>
      <w:tblStyleColBandSize w:val="1"/>
      <w:tblCellMar>
        <w:top w:w="100.0" w:type="dxa"/>
        <w:left w:w="100.0" w:type="dxa"/>
        <w:bottom w:w="100.0" w:type="dxa"/>
        <w:right w:w="100.0" w:type="dxa"/>
      </w:tblCellMar>
    </w:tblPr>
  </w:style>
  <w:style w:type="table" w:styleId="af6" w:customStyle="1">
    <w:basedOn w:val="TableNormal4"/>
    <w:tblPr>
      <w:tblStyleRowBandSize w:val="1"/>
      <w:tblStyleColBandSize w:val="1"/>
      <w:tblCellMar>
        <w:top w:w="100.0" w:type="dxa"/>
        <w:left w:w="100.0" w:type="dxa"/>
        <w:bottom w:w="100.0" w:type="dxa"/>
        <w:right w:w="100.0" w:type="dxa"/>
      </w:tblCellMar>
    </w:tblPr>
  </w:style>
  <w:style w:type="table" w:styleId="af7" w:customStyle="1">
    <w:basedOn w:val="TableNormal4"/>
    <w:tblPr>
      <w:tblStyleRowBandSize w:val="1"/>
      <w:tblStyleColBandSize w:val="1"/>
      <w:tblCellMar>
        <w:top w:w="100.0" w:type="dxa"/>
        <w:left w:w="100.0" w:type="dxa"/>
        <w:bottom w:w="100.0" w:type="dxa"/>
        <w:right w:w="100.0" w:type="dxa"/>
      </w:tblCellMar>
    </w:tblPr>
  </w:style>
  <w:style w:type="table" w:styleId="af8" w:customStyle="1">
    <w:basedOn w:val="TableNormal4"/>
    <w:tblPr>
      <w:tblStyleRowBandSize w:val="1"/>
      <w:tblStyleColBandSize w:val="1"/>
      <w:tblCellMar>
        <w:top w:w="100.0" w:type="dxa"/>
        <w:left w:w="100.0" w:type="dxa"/>
        <w:bottom w:w="100.0" w:type="dxa"/>
        <w:right w:w="100.0" w:type="dxa"/>
      </w:tblCellMar>
    </w:tblPr>
  </w:style>
  <w:style w:type="table" w:styleId="af9" w:customStyle="1">
    <w:basedOn w:val="TableNormal4"/>
    <w:tblPr>
      <w:tblStyleRowBandSize w:val="1"/>
      <w:tblStyleColBandSize w:val="1"/>
      <w:tblCellMar>
        <w:top w:w="100.0" w:type="dxa"/>
        <w:left w:w="100.0" w:type="dxa"/>
        <w:bottom w:w="100.0" w:type="dxa"/>
        <w:right w:w="100.0" w:type="dxa"/>
      </w:tblCellMar>
    </w:tblPr>
  </w:style>
  <w:style w:type="table" w:styleId="afa" w:customStyle="1">
    <w:basedOn w:val="TableNormal4"/>
    <w:tblPr>
      <w:tblStyleRowBandSize w:val="1"/>
      <w:tblStyleColBandSize w:val="1"/>
      <w:tblCellMar>
        <w:top w:w="100.0" w:type="dxa"/>
        <w:left w:w="100.0" w:type="dxa"/>
        <w:bottom w:w="100.0" w:type="dxa"/>
        <w:right w:w="100.0" w:type="dxa"/>
      </w:tblCellMar>
    </w:tblPr>
  </w:style>
  <w:style w:type="table" w:styleId="afb" w:customStyle="1">
    <w:basedOn w:val="TableNormal4"/>
    <w:tblPr>
      <w:tblStyleRowBandSize w:val="1"/>
      <w:tblStyleColBandSize w:val="1"/>
      <w:tblCellMar>
        <w:top w:w="100.0" w:type="dxa"/>
        <w:left w:w="100.0" w:type="dxa"/>
        <w:bottom w:w="100.0" w:type="dxa"/>
        <w:right w:w="100.0" w:type="dxa"/>
      </w:tblCellMar>
    </w:tblPr>
  </w:style>
  <w:style w:type="table" w:styleId="afc" w:customStyle="1">
    <w:basedOn w:val="TableNormal4"/>
    <w:tblPr>
      <w:tblStyleRowBandSize w:val="1"/>
      <w:tblStyleColBandSize w:val="1"/>
      <w:tblCellMar>
        <w:top w:w="100.0" w:type="dxa"/>
        <w:left w:w="100.0" w:type="dxa"/>
        <w:bottom w:w="100.0" w:type="dxa"/>
        <w:right w:w="100.0" w:type="dxa"/>
      </w:tblCellMar>
    </w:tblPr>
  </w:style>
  <w:style w:type="table" w:styleId="afd" w:customStyle="1">
    <w:basedOn w:val="TableNormal4"/>
    <w:tblPr>
      <w:tblStyleRowBandSize w:val="1"/>
      <w:tblStyleColBandSize w:val="1"/>
      <w:tblCellMar>
        <w:top w:w="100.0" w:type="dxa"/>
        <w:left w:w="100.0" w:type="dxa"/>
        <w:bottom w:w="100.0" w:type="dxa"/>
        <w:right w:w="100.0" w:type="dxa"/>
      </w:tblCellMar>
    </w:tblPr>
  </w:style>
  <w:style w:type="table" w:styleId="afe" w:customStyle="1">
    <w:basedOn w:val="TableNormal4"/>
    <w:tblPr>
      <w:tblStyleRowBandSize w:val="1"/>
      <w:tblStyleColBandSize w:val="1"/>
      <w:tblCellMar>
        <w:top w:w="100.0" w:type="dxa"/>
        <w:left w:w="100.0" w:type="dxa"/>
        <w:bottom w:w="100.0" w:type="dxa"/>
        <w:right w:w="100.0" w:type="dxa"/>
      </w:tblCellMar>
    </w:tblPr>
  </w:style>
  <w:style w:type="table" w:styleId="aff" w:customStyle="1">
    <w:basedOn w:val="TableNormal4"/>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rPr>
      <w:rFonts w:ascii="Arial" w:cs="Arial" w:eastAsia="Arial" w:hAnsi="Arial"/>
      <w:sz w:val="20"/>
      <w:szCs w:val="20"/>
      <w:lang w:val="es"/>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rPr>
      <w:rFonts w:ascii="Arial" w:cs="Arial" w:eastAsia="Arial" w:hAnsi="Arial"/>
      <w:sz w:val="22"/>
      <w:szCs w:val="22"/>
      <w:lang w:val="es"/>
    </w:r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rPr>
      <w:rFonts w:ascii="Arial" w:cs="Arial" w:eastAsia="Arial" w:hAnsi="Arial"/>
      <w:sz w:val="22"/>
      <w:szCs w:val="22"/>
      <w:lang w:val="es"/>
    </w:r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eastAsia="Arial" w:hAnsi="Segoe UI"/>
      <w:sz w:val="18"/>
      <w:szCs w:val="18"/>
      <w:lang w:val="es"/>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1"/>
    <w:qFormat w:val="1"/>
    <w:rsid w:val="00C11ED6"/>
    <w:pPr>
      <w:spacing w:line="276" w:lineRule="auto"/>
      <w:ind w:left="720"/>
      <w:contextualSpacing w:val="1"/>
    </w:pPr>
    <w:rPr>
      <w:rFonts w:ascii="Arial" w:cs="Arial" w:eastAsia="Arial" w:hAnsi="Arial"/>
      <w:sz w:val="22"/>
      <w:szCs w:val="22"/>
      <w:lang w:val="es"/>
    </w:r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style>
  <w:style w:type="table" w:styleId="aff0" w:customStyle="1">
    <w:basedOn w:val="TableNormal4"/>
    <w:tblPr>
      <w:tblStyleRowBandSize w:val="1"/>
      <w:tblStyleColBandSize w:val="1"/>
      <w:tblCellMar>
        <w:left w:w="115.0" w:type="dxa"/>
        <w:right w:w="115.0" w:type="dxa"/>
      </w:tblCellMar>
    </w:tblPr>
  </w:style>
  <w:style w:type="table" w:styleId="aff1" w:customStyle="1">
    <w:basedOn w:val="TableNormal4"/>
    <w:tblPr>
      <w:tblStyleRowBandSize w:val="1"/>
      <w:tblStyleColBandSize w:val="1"/>
      <w:tblCellMar>
        <w:left w:w="115.0" w:type="dxa"/>
        <w:right w:w="115.0" w:type="dxa"/>
      </w:tblCellMar>
    </w:tblPr>
  </w:style>
  <w:style w:type="table" w:styleId="aff2" w:customStyle="1">
    <w:basedOn w:val="TableNormal4"/>
    <w:tblPr>
      <w:tblStyleRowBandSize w:val="1"/>
      <w:tblStyleColBandSize w:val="1"/>
      <w:tblCellMar>
        <w:left w:w="115.0" w:type="dxa"/>
        <w:right w:w="115.0" w:type="dxa"/>
      </w:tblCellMar>
    </w:tblPr>
  </w:style>
  <w:style w:type="table" w:styleId="aff3" w:customStyle="1">
    <w:basedOn w:val="TableNormal4"/>
    <w:tblPr>
      <w:tblStyleRowBandSize w:val="1"/>
      <w:tblStyleColBandSize w:val="1"/>
      <w:tblCellMar>
        <w:left w:w="115.0" w:type="dxa"/>
        <w:right w:w="115.0" w:type="dxa"/>
      </w:tblCellMar>
    </w:tblPr>
  </w:style>
  <w:style w:type="table" w:styleId="aff4" w:customStyle="1">
    <w:basedOn w:val="TableNormal4"/>
    <w:tblPr>
      <w:tblStyleRowBandSize w:val="1"/>
      <w:tblStyleColBandSize w:val="1"/>
      <w:tblCellMar>
        <w:left w:w="108.0" w:type="dxa"/>
        <w:right w:w="108.0" w:type="dxa"/>
      </w:tblCellMar>
    </w:tblPr>
  </w:style>
  <w:style w:type="table" w:styleId="aff5" w:customStyle="1">
    <w:basedOn w:val="TableNormal4"/>
    <w:tblPr>
      <w:tblStyleRowBandSize w:val="1"/>
      <w:tblStyleColBandSize w:val="1"/>
      <w:tblCellMar>
        <w:top w:w="100.0" w:type="dxa"/>
        <w:left w:w="100.0" w:type="dxa"/>
        <w:bottom w:w="100.0" w:type="dxa"/>
        <w:right w:w="100.0" w:type="dxa"/>
      </w:tblCellMar>
    </w:tblPr>
  </w:style>
  <w:style w:type="table" w:styleId="aff6" w:customStyle="1">
    <w:basedOn w:val="TableNormal4"/>
    <w:tblPr>
      <w:tblStyleRowBandSize w:val="1"/>
      <w:tblStyleColBandSize w:val="1"/>
      <w:tblCellMar>
        <w:top w:w="100.0" w:type="dxa"/>
        <w:left w:w="100.0" w:type="dxa"/>
        <w:bottom w:w="100.0" w:type="dxa"/>
        <w:right w:w="100.0" w:type="dxa"/>
      </w:tblCellMar>
    </w:tblPr>
  </w:style>
  <w:style w:type="table" w:styleId="aff7" w:customStyle="1">
    <w:basedOn w:val="TableNormal4"/>
    <w:tblPr>
      <w:tblStyleRowBandSize w:val="1"/>
      <w:tblStyleColBandSize w:val="1"/>
      <w:tblCellMar>
        <w:top w:w="100.0" w:type="dxa"/>
        <w:left w:w="100.0" w:type="dxa"/>
        <w:bottom w:w="100.0" w:type="dxa"/>
        <w:right w:w="100.0" w:type="dxa"/>
      </w:tblCellMar>
    </w:tblPr>
  </w:style>
  <w:style w:type="table" w:styleId="aff8" w:customStyle="1">
    <w:basedOn w:val="TableNormal4"/>
    <w:tblPr>
      <w:tblStyleRowBandSize w:val="1"/>
      <w:tblStyleColBandSize w:val="1"/>
      <w:tblCellMar>
        <w:top w:w="100.0" w:type="dxa"/>
        <w:left w:w="100.0" w:type="dxa"/>
        <w:bottom w:w="100.0" w:type="dxa"/>
        <w:right w:w="100.0" w:type="dxa"/>
      </w:tblCellMar>
    </w:tblPr>
  </w:style>
  <w:style w:type="table" w:styleId="aff9" w:customStyle="1">
    <w:basedOn w:val="TableNormal4"/>
    <w:tblPr>
      <w:tblStyleRowBandSize w:val="1"/>
      <w:tblStyleColBandSize w:val="1"/>
      <w:tblCellMar>
        <w:left w:w="108.0" w:type="dxa"/>
        <w:right w:w="108.0" w:type="dxa"/>
      </w:tblCellMar>
    </w:tblPr>
  </w:style>
  <w:style w:type="table" w:styleId="affa" w:customStyle="1">
    <w:basedOn w:val="TableNormal4"/>
    <w:tblPr>
      <w:tblStyleRowBandSize w:val="1"/>
      <w:tblStyleColBandSize w:val="1"/>
      <w:tblCellMar>
        <w:top w:w="100.0" w:type="dxa"/>
        <w:left w:w="100.0" w:type="dxa"/>
        <w:bottom w:w="100.0" w:type="dxa"/>
        <w:right w:w="100.0" w:type="dxa"/>
      </w:tblCellMar>
    </w:tblPr>
  </w:style>
  <w:style w:type="table" w:styleId="affb" w:customStyle="1">
    <w:basedOn w:val="TableNormal4"/>
    <w:tblPr>
      <w:tblStyleRowBandSize w:val="1"/>
      <w:tblStyleColBandSize w:val="1"/>
      <w:tblCellMar>
        <w:top w:w="100.0" w:type="dxa"/>
        <w:left w:w="100.0" w:type="dxa"/>
        <w:bottom w:w="100.0" w:type="dxa"/>
        <w:right w:w="100.0" w:type="dxa"/>
      </w:tblCellMar>
    </w:tblPr>
  </w:style>
  <w:style w:type="table" w:styleId="affc" w:customStyle="1">
    <w:basedOn w:val="TableNormal4"/>
    <w:tblPr>
      <w:tblStyleRowBandSize w:val="1"/>
      <w:tblStyleColBandSize w:val="1"/>
      <w:tblCellMar>
        <w:top w:w="100.0" w:type="dxa"/>
        <w:left w:w="100.0" w:type="dxa"/>
        <w:bottom w:w="100.0" w:type="dxa"/>
        <w:right w:w="100.0" w:type="dxa"/>
      </w:tblCellMar>
    </w:tblPr>
  </w:style>
  <w:style w:type="character" w:styleId="hgkelc" w:customStyle="1">
    <w:name w:val="hgkelc"/>
    <w:basedOn w:val="Fuentedeprrafopredeter"/>
    <w:rsid w:val="00FD6710"/>
  </w:style>
  <w:style w:type="paragraph" w:styleId="trt0xe" w:customStyle="1">
    <w:name w:val="trt0xe"/>
    <w:basedOn w:val="Normal"/>
    <w:rsid w:val="00FD6710"/>
    <w:pPr>
      <w:spacing w:after="100" w:afterAutospacing="1" w:before="100" w:beforeAutospacing="1"/>
    </w:pPr>
  </w:style>
  <w:style w:type="character" w:styleId="Hipervnculo">
    <w:name w:val="Hyperlink"/>
    <w:basedOn w:val="Fuentedeprrafopredeter"/>
    <w:uiPriority w:val="99"/>
    <w:unhideWhenUsed w:val="1"/>
    <w:rsid w:val="00FD6710"/>
    <w:rPr>
      <w:color w:val="0000ff"/>
      <w:u w:val="single"/>
    </w:rPr>
  </w:style>
  <w:style w:type="character" w:styleId="Hipervnculovisitado">
    <w:name w:val="FollowedHyperlink"/>
    <w:basedOn w:val="Fuentedeprrafopredeter"/>
    <w:uiPriority w:val="99"/>
    <w:semiHidden w:val="1"/>
    <w:unhideWhenUsed w:val="1"/>
    <w:rsid w:val="00430AC1"/>
    <w:rPr>
      <w:color w:val="800080" w:themeColor="followedHyperlink"/>
      <w:u w:val="single"/>
    </w:rPr>
  </w:style>
  <w:style w:type="character" w:styleId="Textoennegrita">
    <w:name w:val="Strong"/>
    <w:basedOn w:val="Fuentedeprrafopredeter"/>
    <w:uiPriority w:val="22"/>
    <w:qFormat w:val="1"/>
    <w:rsid w:val="001266C9"/>
    <w:rPr>
      <w:b w:val="1"/>
      <w:bCs w:val="1"/>
    </w:rPr>
  </w:style>
  <w:style w:type="paragraph" w:styleId="NormalWeb">
    <w:name w:val="Normal (Web)"/>
    <w:basedOn w:val="Normal"/>
    <w:uiPriority w:val="99"/>
    <w:unhideWhenUsed w:val="1"/>
    <w:rsid w:val="008A5137"/>
    <w:pPr>
      <w:spacing w:after="100" w:afterAutospacing="1" w:before="100" w:beforeAutospacing="1"/>
    </w:pPr>
  </w:style>
  <w:style w:type="paragraph" w:styleId="sangria" w:customStyle="1">
    <w:name w:val="sangria"/>
    <w:basedOn w:val="Normal"/>
    <w:rsid w:val="00B81350"/>
    <w:pPr>
      <w:spacing w:after="100" w:afterAutospacing="1" w:before="100" w:beforeAutospacing="1"/>
    </w:pPr>
  </w:style>
  <w:style w:type="character" w:styleId="nfasis">
    <w:name w:val="Emphasis"/>
    <w:basedOn w:val="Fuentedeprrafopredeter"/>
    <w:uiPriority w:val="20"/>
    <w:qFormat w:val="1"/>
    <w:rsid w:val="006315CA"/>
    <w:rPr>
      <w:i w:val="1"/>
      <w:iCs w:val="1"/>
    </w:rPr>
  </w:style>
  <w:style w:type="character" w:styleId="comma-list" w:customStyle="1">
    <w:name w:val="comma-list"/>
    <w:basedOn w:val="Fuentedeprrafopredeter"/>
    <w:rsid w:val="00274B6F"/>
  </w:style>
  <w:style w:type="character" w:styleId="entry-meta-cats" w:customStyle="1">
    <w:name w:val="entry-meta-cats"/>
    <w:basedOn w:val="Fuentedeprrafopredeter"/>
    <w:rsid w:val="003A5CB4"/>
  </w:style>
  <w:style w:type="character" w:styleId="entry-meta-date" w:customStyle="1">
    <w:name w:val="entry-meta-date"/>
    <w:basedOn w:val="Fuentedeprrafopredeter"/>
    <w:rsid w:val="003A5CB4"/>
  </w:style>
  <w:style w:type="character" w:styleId="apple-converted-space" w:customStyle="1">
    <w:name w:val="apple-converted-space"/>
    <w:basedOn w:val="Fuentedeprrafopredeter"/>
    <w:rsid w:val="006540E4"/>
  </w:style>
  <w:style w:type="paragraph" w:styleId="Bibliografa">
    <w:name w:val="Bibliography"/>
    <w:basedOn w:val="Normal"/>
    <w:next w:val="Normal"/>
    <w:uiPriority w:val="37"/>
    <w:unhideWhenUsed w:val="1"/>
    <w:rsid w:val="00291D1A"/>
    <w:pPr>
      <w:spacing w:after="160" w:line="259" w:lineRule="auto"/>
    </w:pPr>
    <w:rPr>
      <w:rFonts w:asciiTheme="minorHAnsi" w:cstheme="minorBidi" w:eastAsiaTheme="minorHAnsi" w:hAnsiTheme="minorHAnsi"/>
      <w:sz w:val="22"/>
      <w:szCs w:val="22"/>
      <w:lang w:eastAsia="en-US" w:val="en-US"/>
    </w:rPr>
  </w:style>
  <w:style w:type="character" w:styleId="Ttulo2Car" w:customStyle="1">
    <w:name w:val="Título 2 Car"/>
    <w:basedOn w:val="Fuentedeprrafopredeter"/>
    <w:link w:val="Ttulo2"/>
    <w:uiPriority w:val="9"/>
    <w:rsid w:val="00C26472"/>
    <w:rPr>
      <w:sz w:val="32"/>
      <w:szCs w:val="32"/>
    </w:rPr>
  </w:style>
  <w:style w:type="character" w:styleId="affd" w:customStyle="1">
    <w:name w:val="_"/>
    <w:basedOn w:val="Fuentedeprrafopredeter"/>
    <w:rsid w:val="00A33420"/>
  </w:style>
  <w:style w:type="character" w:styleId="fs4" w:customStyle="1">
    <w:name w:val="fs4"/>
    <w:basedOn w:val="Fuentedeprrafopredeter"/>
    <w:rsid w:val="00A33420"/>
  </w:style>
  <w:style w:type="character" w:styleId="ff4" w:customStyle="1">
    <w:name w:val="ff4"/>
    <w:basedOn w:val="Fuentedeprrafopredeter"/>
    <w:rsid w:val="00A33420"/>
  </w:style>
  <w:style w:type="character" w:styleId="ff6" w:customStyle="1">
    <w:name w:val="ff6"/>
    <w:basedOn w:val="Fuentedeprrafopredeter"/>
    <w:rsid w:val="00A33420"/>
  </w:style>
  <w:style w:type="character" w:styleId="ff7" w:customStyle="1">
    <w:name w:val="ff7"/>
    <w:basedOn w:val="Fuentedeprrafopredeter"/>
    <w:rsid w:val="00A33420"/>
  </w:style>
  <w:style w:type="character" w:styleId="ff3" w:customStyle="1">
    <w:name w:val="ff3"/>
    <w:basedOn w:val="Fuentedeprrafopredeter"/>
    <w:rsid w:val="00A33420"/>
  </w:style>
  <w:style w:type="paragraph" w:styleId="msonormal0" w:customStyle="1">
    <w:name w:val="msonormal"/>
    <w:basedOn w:val="Normal"/>
    <w:rsid w:val="00A33420"/>
    <w:pPr>
      <w:spacing w:after="100" w:afterAutospacing="1" w:before="100" w:beforeAutospacing="1"/>
    </w:pPr>
  </w:style>
  <w:style w:type="character" w:styleId="Mencinsinresolver1" w:customStyle="1">
    <w:name w:val="Mención sin resolver1"/>
    <w:basedOn w:val="Fuentedeprrafopredeter"/>
    <w:uiPriority w:val="99"/>
    <w:semiHidden w:val="1"/>
    <w:unhideWhenUsed w:val="1"/>
    <w:rsid w:val="00D578EC"/>
    <w:rPr>
      <w:color w:val="605e5c"/>
      <w:shd w:color="auto" w:fill="e1dfdd" w:val="clear"/>
    </w:rPr>
  </w:style>
  <w:style w:type="character" w:styleId="normaltextrun" w:customStyle="1">
    <w:name w:val="normaltextrun"/>
    <w:basedOn w:val="Fuentedeprrafopredeter"/>
    <w:rsid w:val="008843FD"/>
  </w:style>
  <w:style w:type="character" w:styleId="eop" w:customStyle="1">
    <w:name w:val="eop"/>
    <w:basedOn w:val="Fuentedeprrafopredeter"/>
    <w:rsid w:val="008843FD"/>
  </w:style>
  <w:style w:type="paragraph" w:styleId="paragraph" w:customStyle="1">
    <w:name w:val="paragraph"/>
    <w:basedOn w:val="Normal"/>
    <w:rsid w:val="00726475"/>
    <w:pPr>
      <w:spacing w:after="100" w:afterAutospacing="1" w:before="100" w:beforeAutospacing="1"/>
    </w:pPr>
  </w:style>
  <w:style w:type="paragraph" w:styleId="Textoindependiente">
    <w:name w:val="Body Text"/>
    <w:basedOn w:val="Normal"/>
    <w:link w:val="TextoindependienteCar"/>
    <w:uiPriority w:val="1"/>
    <w:qFormat w:val="1"/>
    <w:rsid w:val="00A54867"/>
    <w:pPr>
      <w:widowControl w:val="0"/>
      <w:autoSpaceDE w:val="0"/>
      <w:autoSpaceDN w:val="0"/>
    </w:pPr>
    <w:rPr>
      <w:rFonts w:ascii="Trebuchet MS" w:cs="Trebuchet MS" w:eastAsia="Trebuchet MS" w:hAnsi="Trebuchet MS"/>
      <w:lang w:eastAsia="en-US" w:val="es-ES"/>
    </w:rPr>
  </w:style>
  <w:style w:type="character" w:styleId="TextoindependienteCar" w:customStyle="1">
    <w:name w:val="Texto independiente Car"/>
    <w:basedOn w:val="Fuentedeprrafopredeter"/>
    <w:link w:val="Textoindependiente"/>
    <w:uiPriority w:val="1"/>
    <w:rsid w:val="00A54867"/>
    <w:rPr>
      <w:rFonts w:ascii="Trebuchet MS" w:cs="Trebuchet MS" w:eastAsia="Trebuchet MS" w:hAnsi="Trebuchet MS"/>
      <w:sz w:val="24"/>
      <w:szCs w:val="24"/>
      <w:lang w:eastAsia="en-US" w:val="es-ES"/>
    </w:rPr>
  </w:style>
  <w:style w:type="character" w:styleId="Ttulo1Car" w:customStyle="1">
    <w:name w:val="Título 1 Car"/>
    <w:basedOn w:val="Fuentedeprrafopredeter"/>
    <w:link w:val="Ttulo1"/>
    <w:uiPriority w:val="9"/>
    <w:rsid w:val="006941A3"/>
    <w:rPr>
      <w:sz w:val="40"/>
      <w:szCs w:val="40"/>
    </w:rPr>
  </w:style>
  <w:style w:type="character" w:styleId="Ttulo3Car" w:customStyle="1">
    <w:name w:val="Título 3 Car"/>
    <w:basedOn w:val="Fuentedeprrafopredeter"/>
    <w:link w:val="Ttulo3"/>
    <w:uiPriority w:val="9"/>
    <w:rsid w:val="000112CA"/>
    <w:rPr>
      <w:color w:val="434343"/>
      <w:sz w:val="28"/>
      <w:szCs w:val="28"/>
    </w:rPr>
  </w:style>
  <w:style w:type="character" w:styleId="Ttulo4Car" w:customStyle="1">
    <w:name w:val="Título 4 Car"/>
    <w:basedOn w:val="Fuentedeprrafopredeter"/>
    <w:link w:val="Ttulo4"/>
    <w:uiPriority w:val="9"/>
    <w:rsid w:val="00206BD6"/>
    <w:rPr>
      <w:color w:val="666666"/>
      <w:sz w:val="24"/>
      <w:szCs w:val="24"/>
    </w:rPr>
  </w:style>
  <w:style w:type="character" w:styleId="Ttulo5Car" w:customStyle="1">
    <w:name w:val="Título 5 Car"/>
    <w:basedOn w:val="Fuentedeprrafopredeter"/>
    <w:link w:val="Ttulo5"/>
    <w:uiPriority w:val="9"/>
    <w:rsid w:val="00E4012A"/>
    <w:rPr>
      <w:color w:val="666666"/>
    </w:rPr>
  </w:style>
  <w:style w:type="character" w:styleId="affe" w:customStyle="1">
    <w:name w:val="a"/>
    <w:basedOn w:val="Fuentedeprrafopredeter"/>
    <w:rsid w:val="00362764"/>
  </w:style>
  <w:style w:type="character" w:styleId="l6" w:customStyle="1">
    <w:name w:val="l6"/>
    <w:basedOn w:val="Fuentedeprrafopredeter"/>
    <w:rsid w:val="00362764"/>
  </w:style>
  <w:style w:type="character" w:styleId="l8" w:customStyle="1">
    <w:name w:val="l8"/>
    <w:basedOn w:val="Fuentedeprrafopredeter"/>
    <w:rsid w:val="00362764"/>
  </w:style>
  <w:style w:type="character" w:styleId="overflow-lines" w:customStyle="1">
    <w:name w:val="overflow-lines"/>
    <w:basedOn w:val="Fuentedeprrafopredeter"/>
    <w:rsid w:val="00E068D9"/>
  </w:style>
  <w:style w:type="table" w:styleId="afff" w:customStyle="1">
    <w:basedOn w:val="TableNormal3"/>
    <w:tblPr>
      <w:tblStyleRowBandSize w:val="1"/>
      <w:tblStyleColBandSize w:val="1"/>
      <w:tblCellMar>
        <w:top w:w="100.0" w:type="dxa"/>
        <w:left w:w="100.0" w:type="dxa"/>
        <w:bottom w:w="100.0" w:type="dxa"/>
        <w:right w:w="100.0" w:type="dxa"/>
      </w:tblCellMar>
    </w:tblPr>
  </w:style>
  <w:style w:type="table" w:styleId="afff0" w:customStyle="1">
    <w:basedOn w:val="TableNormal3"/>
    <w:tblPr>
      <w:tblStyleRowBandSize w:val="1"/>
      <w:tblStyleColBandSize w:val="1"/>
      <w:tblCellMar>
        <w:top w:w="100.0" w:type="dxa"/>
        <w:left w:w="100.0" w:type="dxa"/>
        <w:bottom w:w="100.0" w:type="dxa"/>
        <w:right w:w="100.0" w:type="dxa"/>
      </w:tblCellMar>
    </w:tblPr>
  </w:style>
  <w:style w:type="table" w:styleId="afff1" w:customStyle="1">
    <w:basedOn w:val="TableNormal3"/>
    <w:tblPr>
      <w:tblStyleRowBandSize w:val="1"/>
      <w:tblStyleColBandSize w:val="1"/>
      <w:tblCellMar>
        <w:top w:w="100.0" w:type="dxa"/>
        <w:left w:w="100.0" w:type="dxa"/>
        <w:bottom w:w="100.0" w:type="dxa"/>
        <w:right w:w="100.0" w:type="dxa"/>
      </w:tblCellMar>
    </w:tblPr>
  </w:style>
  <w:style w:type="table" w:styleId="afff2" w:customStyle="1">
    <w:basedOn w:val="TableNormal3"/>
    <w:tblPr>
      <w:tblStyleRowBandSize w:val="1"/>
      <w:tblStyleColBandSize w:val="1"/>
      <w:tblCellMar>
        <w:top w:w="100.0" w:type="dxa"/>
        <w:left w:w="100.0" w:type="dxa"/>
        <w:bottom w:w="100.0" w:type="dxa"/>
        <w:right w:w="100.0" w:type="dxa"/>
      </w:tblCellMar>
    </w:tblPr>
  </w:style>
  <w:style w:type="table" w:styleId="afff3" w:customStyle="1">
    <w:basedOn w:val="TableNormal3"/>
    <w:tblPr>
      <w:tblStyleRowBandSize w:val="1"/>
      <w:tblStyleColBandSize w:val="1"/>
      <w:tblCellMar>
        <w:top w:w="100.0" w:type="dxa"/>
        <w:left w:w="100.0" w:type="dxa"/>
        <w:bottom w:w="100.0" w:type="dxa"/>
        <w:right w:w="100.0" w:type="dxa"/>
      </w:tblCellMar>
    </w:tblPr>
  </w:style>
  <w:style w:type="table" w:styleId="afff4" w:customStyle="1">
    <w:basedOn w:val="TableNormal3"/>
    <w:tblPr>
      <w:tblStyleRowBandSize w:val="1"/>
      <w:tblStyleColBandSize w:val="1"/>
      <w:tblCellMar>
        <w:left w:w="115.0" w:type="dxa"/>
        <w:right w:w="115.0" w:type="dxa"/>
      </w:tblCellMar>
    </w:tblPr>
  </w:style>
  <w:style w:type="table" w:styleId="afff5" w:customStyle="1">
    <w:basedOn w:val="TableNormal3"/>
    <w:tblPr>
      <w:tblStyleRowBandSize w:val="1"/>
      <w:tblStyleColBandSize w:val="1"/>
      <w:tblCellMar>
        <w:left w:w="115.0" w:type="dxa"/>
        <w:right w:w="115.0" w:type="dxa"/>
      </w:tblCellMar>
    </w:tblPr>
  </w:style>
  <w:style w:type="table" w:styleId="afff6" w:customStyle="1">
    <w:basedOn w:val="TableNormal3"/>
    <w:tblPr>
      <w:tblStyleRowBandSize w:val="1"/>
      <w:tblStyleColBandSize w:val="1"/>
      <w:tblCellMar>
        <w:left w:w="115.0" w:type="dxa"/>
        <w:right w:w="115.0" w:type="dxa"/>
      </w:tblCellMar>
    </w:tblPr>
  </w:style>
  <w:style w:type="table" w:styleId="afff7" w:customStyle="1">
    <w:basedOn w:val="TableNormal3"/>
    <w:tblPr>
      <w:tblStyleRowBandSize w:val="1"/>
      <w:tblStyleColBandSize w:val="1"/>
      <w:tblCellMar>
        <w:left w:w="115.0" w:type="dxa"/>
        <w:right w:w="115.0" w:type="dxa"/>
      </w:tblCellMar>
    </w:tblPr>
  </w:style>
  <w:style w:type="table" w:styleId="afff8" w:customStyle="1">
    <w:basedOn w:val="TableNormal3"/>
    <w:tblPr>
      <w:tblStyleRowBandSize w:val="1"/>
      <w:tblStyleColBandSize w:val="1"/>
      <w:tblCellMar>
        <w:left w:w="115.0" w:type="dxa"/>
        <w:right w:w="115.0" w:type="dxa"/>
      </w:tblCellMar>
    </w:tblPr>
  </w:style>
  <w:style w:type="table" w:styleId="afff9" w:customStyle="1">
    <w:basedOn w:val="TableNormal3"/>
    <w:tblPr>
      <w:tblStyleRowBandSize w:val="1"/>
      <w:tblStyleColBandSize w:val="1"/>
      <w:tblCellMar>
        <w:left w:w="115.0" w:type="dxa"/>
        <w:right w:w="115.0" w:type="dxa"/>
      </w:tblCellMar>
    </w:tblPr>
  </w:style>
  <w:style w:type="table" w:styleId="afffa" w:customStyle="1">
    <w:basedOn w:val="TableNormal3"/>
    <w:tblPr>
      <w:tblStyleRowBandSize w:val="1"/>
      <w:tblStyleColBandSize w:val="1"/>
      <w:tblCellMar>
        <w:top w:w="100.0" w:type="dxa"/>
        <w:left w:w="100.0" w:type="dxa"/>
        <w:bottom w:w="100.0" w:type="dxa"/>
        <w:right w:w="100.0" w:type="dxa"/>
      </w:tblCellMar>
    </w:tblPr>
  </w:style>
  <w:style w:type="table" w:styleId="afffb" w:customStyle="1">
    <w:basedOn w:val="TableNormal3"/>
    <w:tblPr>
      <w:tblStyleRowBandSize w:val="1"/>
      <w:tblStyleColBandSize w:val="1"/>
      <w:tblCellMar>
        <w:left w:w="115.0" w:type="dxa"/>
        <w:right w:w="115.0" w:type="dxa"/>
      </w:tblCellMar>
    </w:tblPr>
  </w:style>
  <w:style w:type="table" w:styleId="afffc" w:customStyle="1">
    <w:basedOn w:val="TableNormal3"/>
    <w:tblPr>
      <w:tblStyleRowBandSize w:val="1"/>
      <w:tblStyleColBandSize w:val="1"/>
      <w:tblCellMar>
        <w:left w:w="115.0" w:type="dxa"/>
        <w:right w:w="115.0" w:type="dxa"/>
      </w:tblCellMar>
    </w:tblPr>
  </w:style>
  <w:style w:type="table" w:styleId="afffd" w:customStyle="1">
    <w:basedOn w:val="TableNormal3"/>
    <w:tblPr>
      <w:tblStyleRowBandSize w:val="1"/>
      <w:tblStyleColBandSize w:val="1"/>
      <w:tblCellMar>
        <w:left w:w="115.0" w:type="dxa"/>
        <w:right w:w="115.0" w:type="dxa"/>
      </w:tblCellMar>
    </w:tblPr>
  </w:style>
  <w:style w:type="table" w:styleId="afffe" w:customStyle="1">
    <w:basedOn w:val="TableNormal3"/>
    <w:tblPr>
      <w:tblStyleRowBandSize w:val="1"/>
      <w:tblStyleColBandSize w:val="1"/>
      <w:tblCellMar>
        <w:left w:w="115.0" w:type="dxa"/>
        <w:right w:w="115.0" w:type="dxa"/>
      </w:tblCellMar>
    </w:tblPr>
  </w:style>
  <w:style w:type="table" w:styleId="affff" w:customStyle="1">
    <w:basedOn w:val="TableNormal3"/>
    <w:tblPr>
      <w:tblStyleRowBandSize w:val="1"/>
      <w:tblStyleColBandSize w:val="1"/>
      <w:tblCellMar>
        <w:top w:w="100.0" w:type="dxa"/>
        <w:left w:w="100.0" w:type="dxa"/>
        <w:bottom w:w="100.0" w:type="dxa"/>
        <w:right w:w="100.0" w:type="dxa"/>
      </w:tblCellMar>
    </w:tblPr>
  </w:style>
  <w:style w:type="table" w:styleId="affff0" w:customStyle="1">
    <w:basedOn w:val="TableNormal3"/>
    <w:tblPr>
      <w:tblStyleRowBandSize w:val="1"/>
      <w:tblStyleColBandSize w:val="1"/>
      <w:tblCellMar>
        <w:left w:w="115.0" w:type="dxa"/>
        <w:right w:w="115.0" w:type="dxa"/>
      </w:tblCellMar>
    </w:tblPr>
  </w:style>
  <w:style w:type="table" w:styleId="affff1" w:customStyle="1">
    <w:basedOn w:val="TableNormal3"/>
    <w:tblPr>
      <w:tblStyleRowBandSize w:val="1"/>
      <w:tblStyleColBandSize w:val="1"/>
      <w:tblCellMar>
        <w:left w:w="115.0" w:type="dxa"/>
        <w:right w:w="115.0" w:type="dxa"/>
      </w:tblCellMar>
    </w:tblPr>
  </w:style>
  <w:style w:type="table" w:styleId="affff2" w:customStyle="1">
    <w:basedOn w:val="TableNormal3"/>
    <w:tblPr>
      <w:tblStyleRowBandSize w:val="1"/>
      <w:tblStyleColBandSize w:val="1"/>
      <w:tblCellMar>
        <w:left w:w="115.0" w:type="dxa"/>
        <w:right w:w="115.0" w:type="dxa"/>
      </w:tblCellMar>
    </w:tblPr>
  </w:style>
  <w:style w:type="table" w:styleId="affff3" w:customStyle="1">
    <w:basedOn w:val="TableNormal3"/>
    <w:tblPr>
      <w:tblStyleRowBandSize w:val="1"/>
      <w:tblStyleColBandSize w:val="1"/>
      <w:tblCellMar>
        <w:left w:w="115.0" w:type="dxa"/>
        <w:right w:w="115.0" w:type="dxa"/>
      </w:tblCellMar>
    </w:tblPr>
  </w:style>
  <w:style w:type="table" w:styleId="affff4" w:customStyle="1">
    <w:basedOn w:val="TableNormal3"/>
    <w:tblPr>
      <w:tblStyleRowBandSize w:val="1"/>
      <w:tblStyleColBandSize w:val="1"/>
      <w:tblCellMar>
        <w:left w:w="115.0" w:type="dxa"/>
        <w:right w:w="115.0" w:type="dxa"/>
      </w:tblCellMar>
    </w:tblPr>
  </w:style>
  <w:style w:type="table" w:styleId="affff5" w:customStyle="1">
    <w:basedOn w:val="TableNormal3"/>
    <w:tblPr>
      <w:tblStyleRowBandSize w:val="1"/>
      <w:tblStyleColBandSize w:val="1"/>
      <w:tblCellMar>
        <w:left w:w="115.0" w:type="dxa"/>
        <w:right w:w="115.0" w:type="dxa"/>
      </w:tblCellMar>
    </w:tblPr>
  </w:style>
  <w:style w:type="table" w:styleId="affff6" w:customStyle="1">
    <w:basedOn w:val="TableNormal3"/>
    <w:tblPr>
      <w:tblStyleRowBandSize w:val="1"/>
      <w:tblStyleColBandSize w:val="1"/>
      <w:tblCellMar>
        <w:left w:w="115.0" w:type="dxa"/>
        <w:right w:w="115.0" w:type="dxa"/>
      </w:tblCellMar>
    </w:tblPr>
  </w:style>
  <w:style w:type="table" w:styleId="affff7" w:customStyle="1">
    <w:basedOn w:val="TableNormal3"/>
    <w:tblPr>
      <w:tblStyleRowBandSize w:val="1"/>
      <w:tblStyleColBandSize w:val="1"/>
      <w:tblCellMar>
        <w:left w:w="115.0" w:type="dxa"/>
        <w:right w:w="115.0" w:type="dxa"/>
      </w:tblCellMar>
    </w:tblPr>
  </w:style>
  <w:style w:type="table" w:styleId="affff8" w:customStyle="1">
    <w:basedOn w:val="TableNormal3"/>
    <w:tblPr>
      <w:tblStyleRowBandSize w:val="1"/>
      <w:tblStyleColBandSize w:val="1"/>
      <w:tblCellMar>
        <w:left w:w="115.0" w:type="dxa"/>
        <w:right w:w="115.0" w:type="dxa"/>
      </w:tblCellMar>
    </w:tblPr>
  </w:style>
  <w:style w:type="table" w:styleId="affff9" w:customStyle="1">
    <w:basedOn w:val="TableNormal3"/>
    <w:tblPr>
      <w:tblStyleRowBandSize w:val="1"/>
      <w:tblStyleColBandSize w:val="1"/>
      <w:tblCellMar>
        <w:top w:w="100.0" w:type="dxa"/>
        <w:left w:w="100.0" w:type="dxa"/>
        <w:bottom w:w="100.0" w:type="dxa"/>
        <w:right w:w="100.0" w:type="dxa"/>
      </w:tblCellMar>
    </w:tblPr>
  </w:style>
  <w:style w:type="table" w:styleId="affffa" w:customStyle="1">
    <w:basedOn w:val="TableNormal3"/>
    <w:tblPr>
      <w:tblStyleRowBandSize w:val="1"/>
      <w:tblStyleColBandSize w:val="1"/>
      <w:tblCellMar>
        <w:left w:w="115.0" w:type="dxa"/>
        <w:right w:w="115.0" w:type="dxa"/>
      </w:tblCellMar>
    </w:tblPr>
  </w:style>
  <w:style w:type="table" w:styleId="affffb" w:customStyle="1">
    <w:basedOn w:val="TableNormal3"/>
    <w:tblPr>
      <w:tblStyleRowBandSize w:val="1"/>
      <w:tblStyleColBandSize w:val="1"/>
      <w:tblCellMar>
        <w:left w:w="115.0" w:type="dxa"/>
        <w:right w:w="115.0" w:type="dxa"/>
      </w:tblCellMar>
    </w:tblPr>
  </w:style>
  <w:style w:type="table" w:styleId="affffc" w:customStyle="1">
    <w:basedOn w:val="TableNormal3"/>
    <w:tblPr>
      <w:tblStyleRowBandSize w:val="1"/>
      <w:tblStyleColBandSize w:val="1"/>
      <w:tblCellMar>
        <w:left w:w="115.0" w:type="dxa"/>
        <w:right w:w="115.0" w:type="dxa"/>
      </w:tblCellMar>
    </w:tblPr>
  </w:style>
  <w:style w:type="table" w:styleId="affffd" w:customStyle="1">
    <w:basedOn w:val="TableNormal3"/>
    <w:tblPr>
      <w:tblStyleRowBandSize w:val="1"/>
      <w:tblStyleColBandSize w:val="1"/>
      <w:tblCellMar>
        <w:left w:w="115.0" w:type="dxa"/>
        <w:right w:w="115.0" w:type="dxa"/>
      </w:tblCellMar>
    </w:tblPr>
  </w:style>
  <w:style w:type="table" w:styleId="affffe" w:customStyle="1">
    <w:basedOn w:val="TableNormal3"/>
    <w:tblPr>
      <w:tblStyleRowBandSize w:val="1"/>
      <w:tblStyleColBandSize w:val="1"/>
      <w:tblCellMar>
        <w:top w:w="100.0" w:type="dxa"/>
        <w:left w:w="100.0" w:type="dxa"/>
        <w:bottom w:w="100.0" w:type="dxa"/>
        <w:right w:w="100.0" w:type="dxa"/>
      </w:tblCellMar>
    </w:tblPr>
  </w:style>
  <w:style w:type="table" w:styleId="afffff" w:customStyle="1">
    <w:basedOn w:val="TableNormal3"/>
    <w:tblPr>
      <w:tblStyleRowBandSize w:val="1"/>
      <w:tblStyleColBandSize w:val="1"/>
      <w:tblCellMar>
        <w:top w:w="100.0" w:type="dxa"/>
        <w:left w:w="100.0" w:type="dxa"/>
        <w:bottom w:w="100.0" w:type="dxa"/>
        <w:right w:w="100.0" w:type="dxa"/>
      </w:tblCellMar>
    </w:tblPr>
  </w:style>
  <w:style w:type="table" w:styleId="afffff0" w:customStyle="1">
    <w:basedOn w:val="TableNormal3"/>
    <w:tblPr>
      <w:tblStyleRowBandSize w:val="1"/>
      <w:tblStyleColBandSize w:val="1"/>
      <w:tblCellMar>
        <w:top w:w="100.0" w:type="dxa"/>
        <w:left w:w="100.0" w:type="dxa"/>
        <w:bottom w:w="100.0" w:type="dxa"/>
        <w:right w:w="100.0" w:type="dxa"/>
      </w:tblCellMar>
    </w:tblPr>
  </w:style>
  <w:style w:type="table" w:styleId="afffff1" w:customStyle="1">
    <w:basedOn w:val="TableNormal3"/>
    <w:tblPr>
      <w:tblStyleRowBandSize w:val="1"/>
      <w:tblStyleColBandSize w:val="1"/>
      <w:tblCellMar>
        <w:top w:w="100.0" w:type="dxa"/>
        <w:left w:w="100.0" w:type="dxa"/>
        <w:bottom w:w="100.0" w:type="dxa"/>
        <w:right w:w="100.0" w:type="dxa"/>
      </w:tblCellMar>
    </w:tblPr>
  </w:style>
  <w:style w:type="table" w:styleId="afffff2" w:customStyle="1">
    <w:basedOn w:val="TableNormal3"/>
    <w:tblPr>
      <w:tblStyleRowBandSize w:val="1"/>
      <w:tblStyleColBandSize w:val="1"/>
      <w:tblCellMar>
        <w:top w:w="100.0" w:type="dxa"/>
        <w:left w:w="100.0" w:type="dxa"/>
        <w:bottom w:w="100.0" w:type="dxa"/>
        <w:right w:w="100.0" w:type="dxa"/>
      </w:tblCellMar>
    </w:tblPr>
  </w:style>
  <w:style w:type="table" w:styleId="afffff3" w:customStyle="1">
    <w:basedOn w:val="TableNormal2"/>
    <w:tblPr>
      <w:tblStyleRowBandSize w:val="1"/>
      <w:tblStyleColBandSize w:val="1"/>
      <w:tblCellMar>
        <w:top w:w="100.0" w:type="dxa"/>
        <w:left w:w="100.0" w:type="dxa"/>
        <w:bottom w:w="100.0" w:type="dxa"/>
        <w:right w:w="100.0" w:type="dxa"/>
      </w:tblCellMar>
    </w:tblPr>
  </w:style>
  <w:style w:type="table" w:styleId="afffff4" w:customStyle="1">
    <w:basedOn w:val="TableNormal2"/>
    <w:tblPr>
      <w:tblStyleRowBandSize w:val="1"/>
      <w:tblStyleColBandSize w:val="1"/>
      <w:tblCellMar>
        <w:top w:w="100.0" w:type="dxa"/>
        <w:left w:w="100.0" w:type="dxa"/>
        <w:bottom w:w="100.0" w:type="dxa"/>
        <w:right w:w="100.0" w:type="dxa"/>
      </w:tblCellMar>
    </w:tblPr>
  </w:style>
  <w:style w:type="table" w:styleId="afffff5" w:customStyle="1">
    <w:basedOn w:val="TableNormal2"/>
    <w:tblPr>
      <w:tblStyleRowBandSize w:val="1"/>
      <w:tblStyleColBandSize w:val="1"/>
      <w:tblCellMar>
        <w:top w:w="100.0" w:type="dxa"/>
        <w:left w:w="100.0" w:type="dxa"/>
        <w:bottom w:w="100.0" w:type="dxa"/>
        <w:right w:w="100.0" w:type="dxa"/>
      </w:tblCellMar>
    </w:tblPr>
  </w:style>
  <w:style w:type="table" w:styleId="afffff6" w:customStyle="1">
    <w:basedOn w:val="TableNormal2"/>
    <w:tblPr>
      <w:tblStyleRowBandSize w:val="1"/>
      <w:tblStyleColBandSize w:val="1"/>
      <w:tblCellMar>
        <w:top w:w="100.0" w:type="dxa"/>
        <w:left w:w="100.0" w:type="dxa"/>
        <w:bottom w:w="100.0" w:type="dxa"/>
        <w:right w:w="100.0" w:type="dxa"/>
      </w:tblCellMar>
    </w:tblPr>
  </w:style>
  <w:style w:type="table" w:styleId="afffff7" w:customStyle="1">
    <w:basedOn w:val="TableNormal2"/>
    <w:tblPr>
      <w:tblStyleRowBandSize w:val="1"/>
      <w:tblStyleColBandSize w:val="1"/>
      <w:tblCellMar>
        <w:top w:w="100.0" w:type="dxa"/>
        <w:left w:w="100.0" w:type="dxa"/>
        <w:bottom w:w="100.0" w:type="dxa"/>
        <w:right w:w="100.0" w:type="dxa"/>
      </w:tblCellMar>
    </w:tblPr>
  </w:style>
  <w:style w:type="table" w:styleId="afffff8" w:customStyle="1">
    <w:basedOn w:val="TableNormal2"/>
    <w:tblPr>
      <w:tblStyleRowBandSize w:val="1"/>
      <w:tblStyleColBandSize w:val="1"/>
      <w:tblCellMar>
        <w:top w:w="100.0" w:type="dxa"/>
        <w:left w:w="100.0" w:type="dxa"/>
        <w:bottom w:w="100.0" w:type="dxa"/>
        <w:right w:w="100.0" w:type="dxa"/>
      </w:tblCellMar>
    </w:tblPr>
  </w:style>
  <w:style w:type="table" w:styleId="afffff9" w:customStyle="1">
    <w:basedOn w:val="TableNormal2"/>
    <w:tblPr>
      <w:tblStyleRowBandSize w:val="1"/>
      <w:tblStyleColBandSize w:val="1"/>
      <w:tblCellMar>
        <w:top w:w="100.0" w:type="dxa"/>
        <w:left w:w="100.0" w:type="dxa"/>
        <w:bottom w:w="100.0" w:type="dxa"/>
        <w:right w:w="100.0" w:type="dxa"/>
      </w:tblCellMar>
    </w:tblPr>
  </w:style>
  <w:style w:type="table" w:styleId="afffffa" w:customStyle="1">
    <w:basedOn w:val="TableNormal2"/>
    <w:tblPr>
      <w:tblStyleRowBandSize w:val="1"/>
      <w:tblStyleColBandSize w:val="1"/>
      <w:tblCellMar>
        <w:top w:w="100.0" w:type="dxa"/>
        <w:left w:w="100.0" w:type="dxa"/>
        <w:bottom w:w="100.0" w:type="dxa"/>
        <w:right w:w="100.0" w:type="dxa"/>
      </w:tblCellMar>
    </w:tblPr>
  </w:style>
  <w:style w:type="table" w:styleId="afffffb" w:customStyle="1">
    <w:basedOn w:val="TableNormal2"/>
    <w:tblPr>
      <w:tblStyleRowBandSize w:val="1"/>
      <w:tblStyleColBandSize w:val="1"/>
      <w:tblCellMar>
        <w:top w:w="100.0" w:type="dxa"/>
        <w:left w:w="100.0" w:type="dxa"/>
        <w:bottom w:w="100.0" w:type="dxa"/>
        <w:right w:w="100.0" w:type="dxa"/>
      </w:tblCellMar>
    </w:tblPr>
  </w:style>
  <w:style w:type="table" w:styleId="afffffc" w:customStyle="1">
    <w:basedOn w:val="TableNormal2"/>
    <w:tblPr>
      <w:tblStyleRowBandSize w:val="1"/>
      <w:tblStyleColBandSize w:val="1"/>
      <w:tblCellMar>
        <w:top w:w="100.0" w:type="dxa"/>
        <w:left w:w="100.0" w:type="dxa"/>
        <w:bottom w:w="100.0" w:type="dxa"/>
        <w:right w:w="100.0" w:type="dxa"/>
      </w:tblCellMar>
    </w:tblPr>
  </w:style>
  <w:style w:type="table" w:styleId="afffffd" w:customStyle="1">
    <w:basedOn w:val="TableNormal2"/>
    <w:tblPr>
      <w:tblStyleRowBandSize w:val="1"/>
      <w:tblStyleColBandSize w:val="1"/>
      <w:tblCellMar>
        <w:top w:w="100.0" w:type="dxa"/>
        <w:left w:w="100.0" w:type="dxa"/>
        <w:bottom w:w="100.0" w:type="dxa"/>
        <w:right w:w="100.0" w:type="dxa"/>
      </w:tblCellMar>
    </w:tblPr>
  </w:style>
  <w:style w:type="table" w:styleId="afffffe" w:customStyle="1">
    <w:basedOn w:val="TableNormal2"/>
    <w:tblPr>
      <w:tblStyleRowBandSize w:val="1"/>
      <w:tblStyleColBandSize w:val="1"/>
      <w:tblCellMar>
        <w:top w:w="100.0" w:type="dxa"/>
        <w:left w:w="100.0" w:type="dxa"/>
        <w:bottom w:w="100.0" w:type="dxa"/>
        <w:right w:w="100.0" w:type="dxa"/>
      </w:tblCellMar>
    </w:tblPr>
  </w:style>
  <w:style w:type="table" w:styleId="affffff" w:customStyle="1">
    <w:basedOn w:val="TableNormal2"/>
    <w:tblPr>
      <w:tblStyleRowBandSize w:val="1"/>
      <w:tblStyleColBandSize w:val="1"/>
      <w:tblCellMar>
        <w:top w:w="100.0" w:type="dxa"/>
        <w:left w:w="100.0" w:type="dxa"/>
        <w:bottom w:w="100.0" w:type="dxa"/>
        <w:right w:w="100.0" w:type="dxa"/>
      </w:tblCellMar>
    </w:tblPr>
  </w:style>
  <w:style w:type="table" w:styleId="affffff0" w:customStyle="1">
    <w:basedOn w:val="TableNormal2"/>
    <w:tblPr>
      <w:tblStyleRowBandSize w:val="1"/>
      <w:tblStyleColBandSize w:val="1"/>
      <w:tblCellMar>
        <w:top w:w="100.0" w:type="dxa"/>
        <w:left w:w="100.0" w:type="dxa"/>
        <w:bottom w:w="100.0" w:type="dxa"/>
        <w:right w:w="100.0" w:type="dxa"/>
      </w:tblCellMar>
    </w:tblPr>
  </w:style>
  <w:style w:type="table" w:styleId="affffff1" w:customStyle="1">
    <w:basedOn w:val="TableNormal2"/>
    <w:tblPr>
      <w:tblStyleRowBandSize w:val="1"/>
      <w:tblStyleColBandSize w:val="1"/>
      <w:tblCellMar>
        <w:top w:w="100.0" w:type="dxa"/>
        <w:left w:w="100.0" w:type="dxa"/>
        <w:bottom w:w="100.0" w:type="dxa"/>
        <w:right w:w="100.0" w:type="dxa"/>
      </w:tblCellMar>
    </w:tblPr>
  </w:style>
  <w:style w:type="table" w:styleId="affffff2" w:customStyle="1">
    <w:basedOn w:val="TableNormal2"/>
    <w:tblPr>
      <w:tblStyleRowBandSize w:val="1"/>
      <w:tblStyleColBandSize w:val="1"/>
      <w:tblCellMar>
        <w:top w:w="100.0" w:type="dxa"/>
        <w:left w:w="100.0" w:type="dxa"/>
        <w:bottom w:w="100.0" w:type="dxa"/>
        <w:right w:w="100.0" w:type="dxa"/>
      </w:tblCellMar>
    </w:tblPr>
  </w:style>
  <w:style w:type="table" w:styleId="affffff3" w:customStyle="1">
    <w:basedOn w:val="TableNormal2"/>
    <w:tblPr>
      <w:tblStyleRowBandSize w:val="1"/>
      <w:tblStyleColBandSize w:val="1"/>
      <w:tblCellMar>
        <w:top w:w="100.0" w:type="dxa"/>
        <w:left w:w="100.0" w:type="dxa"/>
        <w:bottom w:w="100.0" w:type="dxa"/>
        <w:right w:w="100.0" w:type="dxa"/>
      </w:tblCellMar>
    </w:tblPr>
  </w:style>
  <w:style w:type="table" w:styleId="affffff4" w:customStyle="1">
    <w:basedOn w:val="TableNormal2"/>
    <w:tblPr>
      <w:tblStyleRowBandSize w:val="1"/>
      <w:tblStyleColBandSize w:val="1"/>
      <w:tblCellMar>
        <w:top w:w="100.0" w:type="dxa"/>
        <w:left w:w="100.0" w:type="dxa"/>
        <w:bottom w:w="100.0" w:type="dxa"/>
        <w:right w:w="100.0" w:type="dxa"/>
      </w:tblCellMar>
    </w:tblPr>
  </w:style>
  <w:style w:type="table" w:styleId="affffff5" w:customStyle="1">
    <w:basedOn w:val="TableNormal2"/>
    <w:tblPr>
      <w:tblStyleRowBandSize w:val="1"/>
      <w:tblStyleColBandSize w:val="1"/>
      <w:tblCellMar>
        <w:top w:w="100.0" w:type="dxa"/>
        <w:left w:w="100.0" w:type="dxa"/>
        <w:bottom w:w="100.0" w:type="dxa"/>
        <w:right w:w="100.0" w:type="dxa"/>
      </w:tblCellMar>
    </w:tblPr>
  </w:style>
  <w:style w:type="table" w:styleId="affffff6" w:customStyle="1">
    <w:basedOn w:val="TableNormal2"/>
    <w:tblPr>
      <w:tblStyleRowBandSize w:val="1"/>
      <w:tblStyleColBandSize w:val="1"/>
      <w:tblCellMar>
        <w:top w:w="100.0" w:type="dxa"/>
        <w:left w:w="100.0" w:type="dxa"/>
        <w:bottom w:w="100.0" w:type="dxa"/>
        <w:right w:w="100.0" w:type="dxa"/>
      </w:tblCellMar>
    </w:tblPr>
  </w:style>
  <w:style w:type="table" w:styleId="affffff7" w:customStyle="1">
    <w:basedOn w:val="TableNormal2"/>
    <w:tblPr>
      <w:tblStyleRowBandSize w:val="1"/>
      <w:tblStyleColBandSize w:val="1"/>
      <w:tblCellMar>
        <w:top w:w="100.0" w:type="dxa"/>
        <w:left w:w="100.0" w:type="dxa"/>
        <w:bottom w:w="100.0" w:type="dxa"/>
        <w:right w:w="100.0" w:type="dxa"/>
      </w:tblCellMar>
    </w:tblPr>
  </w:style>
  <w:style w:type="table" w:styleId="affffff8" w:customStyle="1">
    <w:basedOn w:val="TableNormal2"/>
    <w:tblPr>
      <w:tblStyleRowBandSize w:val="1"/>
      <w:tblStyleColBandSize w:val="1"/>
      <w:tblCellMar>
        <w:top w:w="100.0" w:type="dxa"/>
        <w:left w:w="100.0" w:type="dxa"/>
        <w:bottom w:w="100.0" w:type="dxa"/>
        <w:right w:w="100.0" w:type="dxa"/>
      </w:tblCellMar>
    </w:tblPr>
  </w:style>
  <w:style w:type="table" w:styleId="affffff9" w:customStyle="1">
    <w:basedOn w:val="TableNormal2"/>
    <w:tblPr>
      <w:tblStyleRowBandSize w:val="1"/>
      <w:tblStyleColBandSize w:val="1"/>
      <w:tblCellMar>
        <w:top w:w="100.0" w:type="dxa"/>
        <w:left w:w="100.0" w:type="dxa"/>
        <w:bottom w:w="100.0" w:type="dxa"/>
        <w:right w:w="100.0" w:type="dxa"/>
      </w:tblCellMar>
    </w:tblPr>
  </w:style>
  <w:style w:type="table" w:styleId="affffffa" w:customStyle="1">
    <w:basedOn w:val="TableNormal2"/>
    <w:tblPr>
      <w:tblStyleRowBandSize w:val="1"/>
      <w:tblStyleColBandSize w:val="1"/>
      <w:tblCellMar>
        <w:top w:w="100.0" w:type="dxa"/>
        <w:left w:w="100.0" w:type="dxa"/>
        <w:bottom w:w="100.0" w:type="dxa"/>
        <w:right w:w="100.0" w:type="dxa"/>
      </w:tblCellMar>
    </w:tblPr>
  </w:style>
  <w:style w:type="table" w:styleId="affffffb" w:customStyle="1">
    <w:basedOn w:val="TableNormal2"/>
    <w:tblPr>
      <w:tblStyleRowBandSize w:val="1"/>
      <w:tblStyleColBandSize w:val="1"/>
      <w:tblCellMar>
        <w:top w:w="100.0" w:type="dxa"/>
        <w:left w:w="100.0" w:type="dxa"/>
        <w:bottom w:w="100.0" w:type="dxa"/>
        <w:right w:w="100.0" w:type="dxa"/>
      </w:tblCellMar>
    </w:tblPr>
  </w:style>
  <w:style w:type="table" w:styleId="affffffc" w:customStyle="1">
    <w:basedOn w:val="TableNormal2"/>
    <w:tblPr>
      <w:tblStyleRowBandSize w:val="1"/>
      <w:tblStyleColBandSize w:val="1"/>
      <w:tblCellMar>
        <w:top w:w="100.0" w:type="dxa"/>
        <w:left w:w="100.0" w:type="dxa"/>
        <w:bottom w:w="100.0" w:type="dxa"/>
        <w:right w:w="100.0" w:type="dxa"/>
      </w:tblCellMar>
    </w:tblPr>
  </w:style>
  <w:style w:type="table" w:styleId="affffffd" w:customStyle="1">
    <w:basedOn w:val="TableNormal2"/>
    <w:tblPr>
      <w:tblStyleRowBandSize w:val="1"/>
      <w:tblStyleColBandSize w:val="1"/>
      <w:tblCellMar>
        <w:top w:w="100.0" w:type="dxa"/>
        <w:left w:w="100.0" w:type="dxa"/>
        <w:bottom w:w="100.0" w:type="dxa"/>
        <w:right w:w="100.0" w:type="dxa"/>
      </w:tblCellMar>
    </w:tblPr>
  </w:style>
  <w:style w:type="table" w:styleId="affffffe" w:customStyle="1">
    <w:basedOn w:val="TableNormal2"/>
    <w:tblPr>
      <w:tblStyleRowBandSize w:val="1"/>
      <w:tblStyleColBandSize w:val="1"/>
      <w:tblCellMar>
        <w:top w:w="100.0" w:type="dxa"/>
        <w:left w:w="100.0" w:type="dxa"/>
        <w:bottom w:w="100.0" w:type="dxa"/>
        <w:right w:w="100.0" w:type="dxa"/>
      </w:tblCellMar>
    </w:tblPr>
  </w:style>
  <w:style w:type="table" w:styleId="afffffff" w:customStyle="1">
    <w:basedOn w:val="TableNormal2"/>
    <w:tblPr>
      <w:tblStyleRowBandSize w:val="1"/>
      <w:tblStyleColBandSize w:val="1"/>
      <w:tblCellMar>
        <w:top w:w="100.0" w:type="dxa"/>
        <w:left w:w="100.0" w:type="dxa"/>
        <w:bottom w:w="100.0" w:type="dxa"/>
        <w:right w:w="100.0" w:type="dxa"/>
      </w:tblCellMar>
    </w:tblPr>
  </w:style>
  <w:style w:type="table" w:styleId="afffffff0" w:customStyle="1">
    <w:basedOn w:val="TableNormal2"/>
    <w:tblPr>
      <w:tblStyleRowBandSize w:val="1"/>
      <w:tblStyleColBandSize w:val="1"/>
      <w:tblCellMar>
        <w:top w:w="100.0" w:type="dxa"/>
        <w:left w:w="100.0" w:type="dxa"/>
        <w:bottom w:w="100.0" w:type="dxa"/>
        <w:right w:w="100.0" w:type="dxa"/>
      </w:tblCellMar>
    </w:tblPr>
  </w:style>
  <w:style w:type="table" w:styleId="afffffff1" w:customStyle="1">
    <w:basedOn w:val="TableNormal2"/>
    <w:tblPr>
      <w:tblStyleRowBandSize w:val="1"/>
      <w:tblStyleColBandSize w:val="1"/>
      <w:tblCellMar>
        <w:top w:w="100.0" w:type="dxa"/>
        <w:left w:w="100.0" w:type="dxa"/>
        <w:bottom w:w="100.0" w:type="dxa"/>
        <w:right w:w="100.0" w:type="dxa"/>
      </w:tblCellMar>
    </w:tblPr>
  </w:style>
  <w:style w:type="table" w:styleId="afffffff2" w:customStyle="1">
    <w:basedOn w:val="TableNormal2"/>
    <w:tblPr>
      <w:tblStyleRowBandSize w:val="1"/>
      <w:tblStyleColBandSize w:val="1"/>
      <w:tblCellMar>
        <w:top w:w="100.0" w:type="dxa"/>
        <w:left w:w="100.0" w:type="dxa"/>
        <w:bottom w:w="100.0" w:type="dxa"/>
        <w:right w:w="100.0" w:type="dxa"/>
      </w:tblCellMar>
    </w:tblPr>
  </w:style>
  <w:style w:type="table" w:styleId="afffffff3" w:customStyle="1">
    <w:basedOn w:val="TableNormal2"/>
    <w:tblPr>
      <w:tblStyleRowBandSize w:val="1"/>
      <w:tblStyleColBandSize w:val="1"/>
      <w:tblCellMar>
        <w:top w:w="100.0" w:type="dxa"/>
        <w:left w:w="100.0" w:type="dxa"/>
        <w:bottom w:w="100.0" w:type="dxa"/>
        <w:right w:w="100.0" w:type="dxa"/>
      </w:tblCellMar>
    </w:tblPr>
  </w:style>
  <w:style w:type="table" w:styleId="afffffff4" w:customStyle="1">
    <w:basedOn w:val="TableNormal2"/>
    <w:tblPr>
      <w:tblStyleRowBandSize w:val="1"/>
      <w:tblStyleColBandSize w:val="1"/>
      <w:tblCellMar>
        <w:top w:w="100.0" w:type="dxa"/>
        <w:left w:w="100.0" w:type="dxa"/>
        <w:bottom w:w="100.0" w:type="dxa"/>
        <w:right w:w="100.0" w:type="dxa"/>
      </w:tblCellMar>
    </w:tblPr>
  </w:style>
  <w:style w:type="table" w:styleId="afffffff5" w:customStyle="1">
    <w:basedOn w:val="TableNormal2"/>
    <w:tblPr>
      <w:tblStyleRowBandSize w:val="1"/>
      <w:tblStyleColBandSize w:val="1"/>
      <w:tblCellMar>
        <w:top w:w="100.0" w:type="dxa"/>
        <w:left w:w="100.0" w:type="dxa"/>
        <w:bottom w:w="100.0" w:type="dxa"/>
        <w:right w:w="100.0" w:type="dxa"/>
      </w:tblCellMar>
    </w:tblPr>
  </w:style>
  <w:style w:type="table" w:styleId="afffffff6" w:customStyle="1">
    <w:basedOn w:val="TableNormal2"/>
    <w:tblPr>
      <w:tblStyleRowBandSize w:val="1"/>
      <w:tblStyleColBandSize w:val="1"/>
      <w:tblCellMar>
        <w:top w:w="100.0" w:type="dxa"/>
        <w:left w:w="100.0" w:type="dxa"/>
        <w:bottom w:w="100.0" w:type="dxa"/>
        <w:right w:w="100.0" w:type="dxa"/>
      </w:tblCellMar>
    </w:tblPr>
  </w:style>
  <w:style w:type="table" w:styleId="afffffff7" w:customStyle="1">
    <w:basedOn w:val="TableNormal1"/>
    <w:tblPr>
      <w:tblStyleRowBandSize w:val="1"/>
      <w:tblStyleColBandSize w:val="1"/>
      <w:tblCellMar>
        <w:top w:w="100.0" w:type="dxa"/>
        <w:left w:w="100.0" w:type="dxa"/>
        <w:bottom w:w="100.0" w:type="dxa"/>
        <w:right w:w="100.0" w:type="dxa"/>
      </w:tblCellMar>
    </w:tblPr>
  </w:style>
  <w:style w:type="table" w:styleId="afffffff8" w:customStyle="1">
    <w:basedOn w:val="TableNormal1"/>
    <w:tblPr>
      <w:tblStyleRowBandSize w:val="1"/>
      <w:tblStyleColBandSize w:val="1"/>
      <w:tblCellMar>
        <w:top w:w="100.0" w:type="dxa"/>
        <w:left w:w="100.0" w:type="dxa"/>
        <w:bottom w:w="100.0" w:type="dxa"/>
        <w:right w:w="100.0" w:type="dxa"/>
      </w:tblCellMar>
    </w:tblPr>
  </w:style>
  <w:style w:type="table" w:styleId="afffffff9" w:customStyle="1">
    <w:basedOn w:val="TableNormal1"/>
    <w:tblPr>
      <w:tblStyleRowBandSize w:val="1"/>
      <w:tblStyleColBandSize w:val="1"/>
      <w:tblCellMar>
        <w:top w:w="100.0" w:type="dxa"/>
        <w:left w:w="100.0" w:type="dxa"/>
        <w:bottom w:w="100.0" w:type="dxa"/>
        <w:right w:w="100.0" w:type="dxa"/>
      </w:tblCellMar>
    </w:tblPr>
  </w:style>
  <w:style w:type="table" w:styleId="afffffffa" w:customStyle="1">
    <w:basedOn w:val="TableNormal1"/>
    <w:tblPr>
      <w:tblStyleRowBandSize w:val="1"/>
      <w:tblStyleColBandSize w:val="1"/>
      <w:tblCellMar>
        <w:top w:w="100.0" w:type="dxa"/>
        <w:left w:w="100.0" w:type="dxa"/>
        <w:bottom w:w="100.0" w:type="dxa"/>
        <w:right w:w="100.0" w:type="dxa"/>
      </w:tblCellMar>
    </w:tblPr>
  </w:style>
  <w:style w:type="table" w:styleId="afffffffb" w:customStyle="1">
    <w:basedOn w:val="TableNormal1"/>
    <w:tblPr>
      <w:tblStyleRowBandSize w:val="1"/>
      <w:tblStyleColBandSize w:val="1"/>
      <w:tblCellMar>
        <w:top w:w="100.0" w:type="dxa"/>
        <w:left w:w="100.0" w:type="dxa"/>
        <w:bottom w:w="100.0" w:type="dxa"/>
        <w:right w:w="100.0" w:type="dxa"/>
      </w:tblCellMar>
    </w:tblPr>
  </w:style>
  <w:style w:type="table" w:styleId="afffffffc" w:customStyle="1">
    <w:basedOn w:val="TableNormal1"/>
    <w:tblPr>
      <w:tblStyleRowBandSize w:val="1"/>
      <w:tblStyleColBandSize w:val="1"/>
      <w:tblCellMar>
        <w:top w:w="100.0" w:type="dxa"/>
        <w:left w:w="100.0" w:type="dxa"/>
        <w:bottom w:w="100.0" w:type="dxa"/>
        <w:right w:w="100.0" w:type="dxa"/>
      </w:tblCellMar>
    </w:tblPr>
  </w:style>
  <w:style w:type="table" w:styleId="afffffffd" w:customStyle="1">
    <w:basedOn w:val="TableNormal1"/>
    <w:tblPr>
      <w:tblStyleRowBandSize w:val="1"/>
      <w:tblStyleColBandSize w:val="1"/>
      <w:tblCellMar>
        <w:top w:w="100.0" w:type="dxa"/>
        <w:left w:w="100.0" w:type="dxa"/>
        <w:bottom w:w="100.0" w:type="dxa"/>
        <w:right w:w="100.0" w:type="dxa"/>
      </w:tblCellMar>
    </w:tblPr>
  </w:style>
  <w:style w:type="table" w:styleId="afffffffe" w:customStyle="1">
    <w:basedOn w:val="TableNormal1"/>
    <w:tblPr>
      <w:tblStyleRowBandSize w:val="1"/>
      <w:tblStyleColBandSize w:val="1"/>
      <w:tblCellMar>
        <w:top w:w="100.0" w:type="dxa"/>
        <w:left w:w="100.0" w:type="dxa"/>
        <w:bottom w:w="100.0" w:type="dxa"/>
        <w:right w:w="100.0" w:type="dxa"/>
      </w:tblCellMar>
    </w:tblPr>
  </w:style>
  <w:style w:type="table" w:styleId="affffffff" w:customStyle="1">
    <w:basedOn w:val="TableNormal1"/>
    <w:tblPr>
      <w:tblStyleRowBandSize w:val="1"/>
      <w:tblStyleColBandSize w:val="1"/>
      <w:tblCellMar>
        <w:top w:w="100.0" w:type="dxa"/>
        <w:left w:w="100.0" w:type="dxa"/>
        <w:bottom w:w="100.0" w:type="dxa"/>
        <w:right w:w="100.0" w:type="dxa"/>
      </w:tblCellMar>
    </w:tblPr>
  </w:style>
  <w:style w:type="table" w:styleId="affffffff0" w:customStyle="1">
    <w:basedOn w:val="TableNormal1"/>
    <w:tblPr>
      <w:tblStyleRowBandSize w:val="1"/>
      <w:tblStyleColBandSize w:val="1"/>
      <w:tblCellMar>
        <w:top w:w="100.0" w:type="dxa"/>
        <w:left w:w="100.0" w:type="dxa"/>
        <w:bottom w:w="100.0" w:type="dxa"/>
        <w:right w:w="100.0" w:type="dxa"/>
      </w:tblCellMar>
    </w:tblPr>
  </w:style>
  <w:style w:type="table" w:styleId="affffffff1" w:customStyle="1">
    <w:basedOn w:val="TableNormal1"/>
    <w:tblPr>
      <w:tblStyleRowBandSize w:val="1"/>
      <w:tblStyleColBandSize w:val="1"/>
      <w:tblCellMar>
        <w:top w:w="100.0" w:type="dxa"/>
        <w:left w:w="100.0" w:type="dxa"/>
        <w:bottom w:w="100.0" w:type="dxa"/>
        <w:right w:w="100.0" w:type="dxa"/>
      </w:tblCellMar>
    </w:tblPr>
  </w:style>
  <w:style w:type="table" w:styleId="affffffff2" w:customStyle="1">
    <w:basedOn w:val="TableNormal1"/>
    <w:tblPr>
      <w:tblStyleRowBandSize w:val="1"/>
      <w:tblStyleColBandSize w:val="1"/>
      <w:tblCellMar>
        <w:top w:w="100.0" w:type="dxa"/>
        <w:left w:w="100.0" w:type="dxa"/>
        <w:bottom w:w="100.0" w:type="dxa"/>
        <w:right w:w="100.0" w:type="dxa"/>
      </w:tblCellMar>
    </w:tblPr>
  </w:style>
  <w:style w:type="table" w:styleId="affffffff3" w:customStyle="1">
    <w:basedOn w:val="TableNormal1"/>
    <w:tblPr>
      <w:tblStyleRowBandSize w:val="1"/>
      <w:tblStyleColBandSize w:val="1"/>
      <w:tblCellMar>
        <w:top w:w="100.0" w:type="dxa"/>
        <w:left w:w="100.0" w:type="dxa"/>
        <w:bottom w:w="100.0" w:type="dxa"/>
        <w:right w:w="100.0" w:type="dxa"/>
      </w:tblCellMar>
    </w:tblPr>
  </w:style>
  <w:style w:type="table" w:styleId="affffffff4" w:customStyle="1">
    <w:basedOn w:val="TableNormal1"/>
    <w:tblPr>
      <w:tblStyleRowBandSize w:val="1"/>
      <w:tblStyleColBandSize w:val="1"/>
      <w:tblCellMar>
        <w:top w:w="100.0" w:type="dxa"/>
        <w:left w:w="100.0" w:type="dxa"/>
        <w:bottom w:w="100.0" w:type="dxa"/>
        <w:right w:w="100.0" w:type="dxa"/>
      </w:tblCellMar>
    </w:tblPr>
  </w:style>
  <w:style w:type="table" w:styleId="affffffff5" w:customStyle="1">
    <w:basedOn w:val="TableNormal1"/>
    <w:tblPr>
      <w:tblStyleRowBandSize w:val="1"/>
      <w:tblStyleColBandSize w:val="1"/>
      <w:tblCellMar>
        <w:top w:w="100.0" w:type="dxa"/>
        <w:left w:w="100.0" w:type="dxa"/>
        <w:bottom w:w="100.0" w:type="dxa"/>
        <w:right w:w="100.0" w:type="dxa"/>
      </w:tblCellMar>
    </w:tblPr>
  </w:style>
  <w:style w:type="table" w:styleId="affffffff6" w:customStyle="1">
    <w:basedOn w:val="TableNormal1"/>
    <w:tblPr>
      <w:tblStyleRowBandSize w:val="1"/>
      <w:tblStyleColBandSize w:val="1"/>
      <w:tblCellMar>
        <w:top w:w="100.0" w:type="dxa"/>
        <w:left w:w="100.0" w:type="dxa"/>
        <w:bottom w:w="100.0" w:type="dxa"/>
        <w:right w:w="100.0" w:type="dxa"/>
      </w:tblCellMar>
    </w:tblPr>
  </w:style>
  <w:style w:type="table" w:styleId="affffffff7" w:customStyle="1">
    <w:basedOn w:val="TableNormal1"/>
    <w:tblPr>
      <w:tblStyleRowBandSize w:val="1"/>
      <w:tblStyleColBandSize w:val="1"/>
      <w:tblCellMar>
        <w:top w:w="100.0" w:type="dxa"/>
        <w:left w:w="100.0" w:type="dxa"/>
        <w:bottom w:w="100.0" w:type="dxa"/>
        <w:right w:w="100.0" w:type="dxa"/>
      </w:tblCellMar>
    </w:tblPr>
  </w:style>
  <w:style w:type="table" w:styleId="affffffff8" w:customStyle="1">
    <w:basedOn w:val="TableNormal1"/>
    <w:tblPr>
      <w:tblStyleRowBandSize w:val="1"/>
      <w:tblStyleColBandSize w:val="1"/>
      <w:tblCellMar>
        <w:top w:w="100.0" w:type="dxa"/>
        <w:left w:w="100.0" w:type="dxa"/>
        <w:bottom w:w="100.0" w:type="dxa"/>
        <w:right w:w="100.0" w:type="dxa"/>
      </w:tblCellMar>
    </w:tblPr>
  </w:style>
  <w:style w:type="table" w:styleId="affffffff9" w:customStyle="1">
    <w:basedOn w:val="TableNormal1"/>
    <w:tblPr>
      <w:tblStyleRowBandSize w:val="1"/>
      <w:tblStyleColBandSize w:val="1"/>
      <w:tblCellMar>
        <w:top w:w="100.0" w:type="dxa"/>
        <w:left w:w="100.0" w:type="dxa"/>
        <w:bottom w:w="100.0" w:type="dxa"/>
        <w:right w:w="100.0" w:type="dxa"/>
      </w:tblCellMar>
    </w:tblPr>
  </w:style>
  <w:style w:type="table" w:styleId="affffffffa" w:customStyle="1">
    <w:basedOn w:val="TableNormal1"/>
    <w:tblPr>
      <w:tblStyleRowBandSize w:val="1"/>
      <w:tblStyleColBandSize w:val="1"/>
      <w:tblCellMar>
        <w:top w:w="100.0" w:type="dxa"/>
        <w:left w:w="100.0" w:type="dxa"/>
        <w:bottom w:w="100.0" w:type="dxa"/>
        <w:right w:w="100.0" w:type="dxa"/>
      </w:tblCellMar>
    </w:tblPr>
  </w:style>
  <w:style w:type="table" w:styleId="affffffffb" w:customStyle="1">
    <w:basedOn w:val="TableNormal1"/>
    <w:tblPr>
      <w:tblStyleRowBandSize w:val="1"/>
      <w:tblStyleColBandSize w:val="1"/>
      <w:tblCellMar>
        <w:top w:w="100.0" w:type="dxa"/>
        <w:left w:w="100.0" w:type="dxa"/>
        <w:bottom w:w="100.0" w:type="dxa"/>
        <w:right w:w="100.0" w:type="dxa"/>
      </w:tblCellMar>
    </w:tblPr>
  </w:style>
  <w:style w:type="table" w:styleId="affffffffc" w:customStyle="1">
    <w:basedOn w:val="TableNormal1"/>
    <w:tblPr>
      <w:tblStyleRowBandSize w:val="1"/>
      <w:tblStyleColBandSize w:val="1"/>
      <w:tblCellMar>
        <w:top w:w="100.0" w:type="dxa"/>
        <w:left w:w="100.0" w:type="dxa"/>
        <w:bottom w:w="100.0" w:type="dxa"/>
        <w:right w:w="100.0" w:type="dxa"/>
      </w:tblCellMar>
    </w:tblPr>
  </w:style>
  <w:style w:type="table" w:styleId="affffffffd" w:customStyle="1">
    <w:basedOn w:val="TableNormal1"/>
    <w:tblPr>
      <w:tblStyleRowBandSize w:val="1"/>
      <w:tblStyleColBandSize w:val="1"/>
      <w:tblCellMar>
        <w:top w:w="100.0" w:type="dxa"/>
        <w:left w:w="100.0" w:type="dxa"/>
        <w:bottom w:w="100.0" w:type="dxa"/>
        <w:right w:w="100.0" w:type="dxa"/>
      </w:tblCellMar>
    </w:tblPr>
  </w:style>
  <w:style w:type="table" w:styleId="affffffffe" w:customStyle="1">
    <w:basedOn w:val="TableNormal1"/>
    <w:tblPr>
      <w:tblStyleRowBandSize w:val="1"/>
      <w:tblStyleColBandSize w:val="1"/>
      <w:tblCellMar>
        <w:top w:w="100.0" w:type="dxa"/>
        <w:left w:w="100.0" w:type="dxa"/>
        <w:bottom w:w="100.0" w:type="dxa"/>
        <w:right w:w="100.0" w:type="dxa"/>
      </w:tblCellMar>
    </w:tblPr>
  </w:style>
  <w:style w:type="table" w:styleId="afffffffff" w:customStyle="1">
    <w:basedOn w:val="TableNormal1"/>
    <w:tblPr>
      <w:tblStyleRowBandSize w:val="1"/>
      <w:tblStyleColBandSize w:val="1"/>
      <w:tblCellMar>
        <w:top w:w="100.0" w:type="dxa"/>
        <w:left w:w="100.0" w:type="dxa"/>
        <w:bottom w:w="100.0" w:type="dxa"/>
        <w:right w:w="100.0" w:type="dxa"/>
      </w:tblCellMar>
    </w:tblPr>
  </w:style>
  <w:style w:type="table" w:styleId="afffffffff0" w:customStyle="1">
    <w:basedOn w:val="TableNormal1"/>
    <w:tblPr>
      <w:tblStyleRowBandSize w:val="1"/>
      <w:tblStyleColBandSize w:val="1"/>
      <w:tblCellMar>
        <w:top w:w="100.0" w:type="dxa"/>
        <w:left w:w="100.0" w:type="dxa"/>
        <w:bottom w:w="100.0" w:type="dxa"/>
        <w:right w:w="100.0" w:type="dxa"/>
      </w:tblCellMar>
    </w:tblPr>
  </w:style>
  <w:style w:type="table" w:styleId="afffffffff1" w:customStyle="1">
    <w:basedOn w:val="TableNormal1"/>
    <w:tblPr>
      <w:tblStyleRowBandSize w:val="1"/>
      <w:tblStyleColBandSize w:val="1"/>
      <w:tblCellMar>
        <w:top w:w="100.0" w:type="dxa"/>
        <w:left w:w="100.0" w:type="dxa"/>
        <w:bottom w:w="100.0" w:type="dxa"/>
        <w:right w:w="100.0" w:type="dxa"/>
      </w:tblCellMar>
    </w:tblPr>
  </w:style>
  <w:style w:type="table" w:styleId="afffffffff2" w:customStyle="1">
    <w:basedOn w:val="TableNormal1"/>
    <w:tblPr>
      <w:tblStyleRowBandSize w:val="1"/>
      <w:tblStyleColBandSize w:val="1"/>
      <w:tblCellMar>
        <w:top w:w="100.0" w:type="dxa"/>
        <w:left w:w="100.0" w:type="dxa"/>
        <w:bottom w:w="100.0" w:type="dxa"/>
        <w:right w:w="100.0" w:type="dxa"/>
      </w:tblCellMar>
    </w:tblPr>
  </w:style>
  <w:style w:type="table" w:styleId="afffffffff3" w:customStyle="1">
    <w:basedOn w:val="TableNormal1"/>
    <w:tblPr>
      <w:tblStyleRowBandSize w:val="1"/>
      <w:tblStyleColBandSize w:val="1"/>
      <w:tblCellMar>
        <w:top w:w="100.0" w:type="dxa"/>
        <w:left w:w="100.0" w:type="dxa"/>
        <w:bottom w:w="100.0" w:type="dxa"/>
        <w:right w:w="100.0" w:type="dxa"/>
      </w:tblCellMar>
    </w:tblPr>
  </w:style>
  <w:style w:type="table" w:styleId="afffffffff4" w:customStyle="1">
    <w:basedOn w:val="TableNormal1"/>
    <w:tblPr>
      <w:tblStyleRowBandSize w:val="1"/>
      <w:tblStyleColBandSize w:val="1"/>
      <w:tblCellMar>
        <w:top w:w="100.0" w:type="dxa"/>
        <w:left w:w="100.0" w:type="dxa"/>
        <w:bottom w:w="100.0" w:type="dxa"/>
        <w:right w:w="100.0" w:type="dxa"/>
      </w:tblCellMar>
    </w:tblPr>
  </w:style>
  <w:style w:type="table" w:styleId="afffffffff5" w:customStyle="1">
    <w:basedOn w:val="TableNormal1"/>
    <w:tblPr>
      <w:tblStyleRowBandSize w:val="1"/>
      <w:tblStyleColBandSize w:val="1"/>
      <w:tblCellMar>
        <w:top w:w="100.0" w:type="dxa"/>
        <w:left w:w="100.0" w:type="dxa"/>
        <w:bottom w:w="100.0" w:type="dxa"/>
        <w:right w:w="100.0" w:type="dxa"/>
      </w:tblCellMar>
    </w:tblPr>
  </w:style>
  <w:style w:type="table" w:styleId="afffffffff6" w:customStyle="1">
    <w:basedOn w:val="TableNormal1"/>
    <w:tblPr>
      <w:tblStyleRowBandSize w:val="1"/>
      <w:tblStyleColBandSize w:val="1"/>
      <w:tblCellMar>
        <w:top w:w="100.0" w:type="dxa"/>
        <w:left w:w="100.0" w:type="dxa"/>
        <w:bottom w:w="100.0" w:type="dxa"/>
        <w:right w:w="100.0" w:type="dxa"/>
      </w:tblCellMar>
    </w:tblPr>
  </w:style>
  <w:style w:type="table" w:styleId="afffffffff7" w:customStyle="1">
    <w:basedOn w:val="TableNormal1"/>
    <w:tblPr>
      <w:tblStyleRowBandSize w:val="1"/>
      <w:tblStyleColBandSize w:val="1"/>
      <w:tblCellMar>
        <w:top w:w="100.0" w:type="dxa"/>
        <w:left w:w="100.0" w:type="dxa"/>
        <w:bottom w:w="100.0" w:type="dxa"/>
        <w:right w:w="100.0" w:type="dxa"/>
      </w:tblCellMar>
    </w:tblPr>
  </w:style>
  <w:style w:type="table" w:styleId="afffffffff8" w:customStyle="1">
    <w:basedOn w:val="TableNormal1"/>
    <w:tblPr>
      <w:tblStyleRowBandSize w:val="1"/>
      <w:tblStyleColBandSize w:val="1"/>
      <w:tblCellMar>
        <w:top w:w="100.0" w:type="dxa"/>
        <w:left w:w="100.0" w:type="dxa"/>
        <w:bottom w:w="100.0" w:type="dxa"/>
        <w:right w:w="100.0" w:type="dxa"/>
      </w:tblCellMar>
    </w:tblPr>
  </w:style>
  <w:style w:type="table" w:styleId="afffffffff9" w:customStyle="1">
    <w:basedOn w:val="TableNormal1"/>
    <w:tblPr>
      <w:tblStyleRowBandSize w:val="1"/>
      <w:tblStyleColBandSize w:val="1"/>
      <w:tblCellMar>
        <w:top w:w="100.0" w:type="dxa"/>
        <w:left w:w="100.0" w:type="dxa"/>
        <w:bottom w:w="100.0" w:type="dxa"/>
        <w:right w:w="100.0" w:type="dxa"/>
      </w:tblCellMar>
    </w:tblPr>
  </w:style>
  <w:style w:type="table" w:styleId="afffffffffa" w:customStyle="1">
    <w:basedOn w:val="TableNormal1"/>
    <w:tblPr>
      <w:tblStyleRowBandSize w:val="1"/>
      <w:tblStyleColBandSize w:val="1"/>
      <w:tblCellMar>
        <w:top w:w="100.0" w:type="dxa"/>
        <w:left w:w="100.0" w:type="dxa"/>
        <w:bottom w:w="100.0" w:type="dxa"/>
        <w:right w:w="100.0" w:type="dxa"/>
      </w:tblCellMar>
    </w:tblPr>
  </w:style>
  <w:style w:type="table" w:styleId="afffffffffb" w:customStyle="1">
    <w:basedOn w:val="TableNormal1"/>
    <w:tblPr>
      <w:tblStyleRowBandSize w:val="1"/>
      <w:tblStyleColBandSize w:val="1"/>
      <w:tblCellMar>
        <w:top w:w="100.0" w:type="dxa"/>
        <w:left w:w="100.0" w:type="dxa"/>
        <w:bottom w:w="100.0" w:type="dxa"/>
        <w:right w:w="100.0" w:type="dxa"/>
      </w:tblCellMar>
    </w:tblPr>
  </w:style>
  <w:style w:type="table" w:styleId="afffffffffc" w:customStyle="1">
    <w:basedOn w:val="TableNormal1"/>
    <w:tblPr>
      <w:tblStyleRowBandSize w:val="1"/>
      <w:tblStyleColBandSize w:val="1"/>
      <w:tblCellMar>
        <w:top w:w="100.0" w:type="dxa"/>
        <w:left w:w="100.0" w:type="dxa"/>
        <w:bottom w:w="100.0" w:type="dxa"/>
        <w:right w:w="100.0" w:type="dxa"/>
      </w:tblCellMar>
    </w:tblPr>
  </w:style>
  <w:style w:type="table" w:styleId="afffffffffd" w:customStyle="1">
    <w:basedOn w:val="TableNormal1"/>
    <w:tblPr>
      <w:tblStyleRowBandSize w:val="1"/>
      <w:tblStyleColBandSize w:val="1"/>
      <w:tblCellMar>
        <w:top w:w="100.0" w:type="dxa"/>
        <w:left w:w="100.0" w:type="dxa"/>
        <w:bottom w:w="100.0" w:type="dxa"/>
        <w:right w:w="100.0" w:type="dxa"/>
      </w:tblCellMar>
    </w:tblPr>
  </w:style>
  <w:style w:type="table" w:styleId="afffffffffe" w:customStyle="1">
    <w:basedOn w:val="TableNormal1"/>
    <w:tblPr>
      <w:tblStyleRowBandSize w:val="1"/>
      <w:tblStyleColBandSize w:val="1"/>
      <w:tblCellMar>
        <w:top w:w="100.0" w:type="dxa"/>
        <w:left w:w="100.0" w:type="dxa"/>
        <w:bottom w:w="100.0" w:type="dxa"/>
        <w:right w:w="100.0" w:type="dxa"/>
      </w:tblCellMar>
    </w:tblPr>
  </w:style>
  <w:style w:type="table" w:styleId="affffffffff" w:customStyle="1">
    <w:basedOn w:val="TableNormal1"/>
    <w:tblPr>
      <w:tblStyleRowBandSize w:val="1"/>
      <w:tblStyleColBandSize w:val="1"/>
      <w:tblCellMar>
        <w:top w:w="100.0" w:type="dxa"/>
        <w:left w:w="100.0" w:type="dxa"/>
        <w:bottom w:w="100.0" w:type="dxa"/>
        <w:right w:w="100.0" w:type="dxa"/>
      </w:tblCellMar>
    </w:tblPr>
  </w:style>
  <w:style w:type="table" w:styleId="affffffffff0" w:customStyle="1">
    <w:basedOn w:val="TableNormal1"/>
    <w:tblPr>
      <w:tblStyleRowBandSize w:val="1"/>
      <w:tblStyleColBandSize w:val="1"/>
      <w:tblCellMar>
        <w:top w:w="100.0" w:type="dxa"/>
        <w:left w:w="100.0" w:type="dxa"/>
        <w:bottom w:w="100.0" w:type="dxa"/>
        <w:right w:w="100.0" w:type="dxa"/>
      </w:tblCellMar>
    </w:tblPr>
  </w:style>
  <w:style w:type="table" w:styleId="affffffffff1" w:customStyle="1">
    <w:basedOn w:val="TableNormal1"/>
    <w:tblPr>
      <w:tblStyleRowBandSize w:val="1"/>
      <w:tblStyleColBandSize w:val="1"/>
      <w:tblCellMar>
        <w:top w:w="100.0" w:type="dxa"/>
        <w:left w:w="100.0" w:type="dxa"/>
        <w:bottom w:w="100.0" w:type="dxa"/>
        <w:right w:w="100.0" w:type="dxa"/>
      </w:tblCellMar>
    </w:tblPr>
  </w:style>
  <w:style w:type="table" w:styleId="affffffffff2" w:customStyle="1">
    <w:basedOn w:val="TableNormal1"/>
    <w:tblPr>
      <w:tblStyleRowBandSize w:val="1"/>
      <w:tblStyleColBandSize w:val="1"/>
      <w:tblCellMar>
        <w:top w:w="100.0" w:type="dxa"/>
        <w:left w:w="100.0" w:type="dxa"/>
        <w:bottom w:w="100.0" w:type="dxa"/>
        <w:right w:w="100.0" w:type="dxa"/>
      </w:tblCellMar>
    </w:tblPr>
  </w:style>
  <w:style w:type="table" w:styleId="affffffffff3" w:customStyle="1">
    <w:basedOn w:val="TableNormal1"/>
    <w:tblPr>
      <w:tblStyleRowBandSize w:val="1"/>
      <w:tblStyleColBandSize w:val="1"/>
      <w:tblCellMar>
        <w:top w:w="100.0" w:type="dxa"/>
        <w:left w:w="100.0" w:type="dxa"/>
        <w:bottom w:w="100.0" w:type="dxa"/>
        <w:right w:w="100.0" w:type="dxa"/>
      </w:tblCellMar>
    </w:tblPr>
  </w:style>
  <w:style w:type="table" w:styleId="affffffffff4" w:customStyle="1">
    <w:basedOn w:val="TableNormal1"/>
    <w:tblPr>
      <w:tblStyleRowBandSize w:val="1"/>
      <w:tblStyleColBandSize w:val="1"/>
      <w:tblCellMar>
        <w:top w:w="100.0" w:type="dxa"/>
        <w:left w:w="100.0" w:type="dxa"/>
        <w:bottom w:w="100.0" w:type="dxa"/>
        <w:right w:w="100.0" w:type="dxa"/>
      </w:tblCellMar>
    </w:tblPr>
  </w:style>
  <w:style w:type="table" w:styleId="affffffffff5" w:customStyle="1">
    <w:basedOn w:val="TableNormal1"/>
    <w:tblPr>
      <w:tblStyleRowBandSize w:val="1"/>
      <w:tblStyleColBandSize w:val="1"/>
      <w:tblCellMar>
        <w:top w:w="100.0" w:type="dxa"/>
        <w:left w:w="100.0" w:type="dxa"/>
        <w:bottom w:w="100.0" w:type="dxa"/>
        <w:right w:w="100.0" w:type="dxa"/>
      </w:tblCellMar>
    </w:tblPr>
  </w:style>
  <w:style w:type="table" w:styleId="affffffffff6" w:customStyle="1">
    <w:basedOn w:val="TableNormal1"/>
    <w:tblPr>
      <w:tblStyleRowBandSize w:val="1"/>
      <w:tblStyleColBandSize w:val="1"/>
      <w:tblCellMar>
        <w:top w:w="100.0" w:type="dxa"/>
        <w:left w:w="100.0" w:type="dxa"/>
        <w:bottom w:w="100.0" w:type="dxa"/>
        <w:right w:w="100.0" w:type="dxa"/>
      </w:tblCellMar>
    </w:tblPr>
  </w:style>
  <w:style w:type="table" w:styleId="affffffffff7" w:customStyle="1">
    <w:basedOn w:val="TableNormal1"/>
    <w:tblPr>
      <w:tblStyleRowBandSize w:val="1"/>
      <w:tblStyleColBandSize w:val="1"/>
      <w:tblCellMar>
        <w:top w:w="100.0" w:type="dxa"/>
        <w:left w:w="100.0" w:type="dxa"/>
        <w:bottom w:w="100.0" w:type="dxa"/>
        <w:right w:w="100.0" w:type="dxa"/>
      </w:tblCellMar>
    </w:tblPr>
  </w:style>
  <w:style w:type="table" w:styleId="affffffffff8" w:customStyle="1">
    <w:basedOn w:val="TableNormal1"/>
    <w:tblPr>
      <w:tblStyleRowBandSize w:val="1"/>
      <w:tblStyleColBandSize w:val="1"/>
      <w:tblCellMar>
        <w:top w:w="100.0" w:type="dxa"/>
        <w:left w:w="100.0" w:type="dxa"/>
        <w:bottom w:w="100.0" w:type="dxa"/>
        <w:right w:w="100.0" w:type="dxa"/>
      </w:tblCellMar>
    </w:tblPr>
  </w:style>
  <w:style w:type="table" w:styleId="affffffffff9" w:customStyle="1">
    <w:basedOn w:val="TableNormal1"/>
    <w:tblPr>
      <w:tblStyleRowBandSize w:val="1"/>
      <w:tblStyleColBandSize w:val="1"/>
      <w:tblCellMar>
        <w:top w:w="100.0" w:type="dxa"/>
        <w:left w:w="100.0" w:type="dxa"/>
        <w:bottom w:w="100.0" w:type="dxa"/>
        <w:right w:w="100.0" w:type="dxa"/>
      </w:tblCellMar>
    </w:tblPr>
  </w:style>
  <w:style w:type="table" w:styleId="affffffffffa" w:customStyle="1">
    <w:basedOn w:val="TableNormal1"/>
    <w:tblPr>
      <w:tblStyleRowBandSize w:val="1"/>
      <w:tblStyleColBandSize w:val="1"/>
      <w:tblCellMar>
        <w:top w:w="100.0" w:type="dxa"/>
        <w:left w:w="100.0" w:type="dxa"/>
        <w:bottom w:w="100.0" w:type="dxa"/>
        <w:right w:w="100.0" w:type="dxa"/>
      </w:tblCellMar>
    </w:tblPr>
  </w:style>
  <w:style w:type="table" w:styleId="affffffffffb" w:customStyle="1">
    <w:basedOn w:val="TableNormal1"/>
    <w:tblPr>
      <w:tblStyleRowBandSize w:val="1"/>
      <w:tblStyleColBandSize w:val="1"/>
      <w:tblCellMar>
        <w:top w:w="100.0" w:type="dxa"/>
        <w:left w:w="100.0" w:type="dxa"/>
        <w:bottom w:w="100.0" w:type="dxa"/>
        <w:right w:w="100.0" w:type="dxa"/>
      </w:tblCellMar>
    </w:tblPr>
  </w:style>
  <w:style w:type="table" w:styleId="affffffffffc" w:customStyle="1">
    <w:basedOn w:val="TableNormal1"/>
    <w:tblPr>
      <w:tblStyleRowBandSize w:val="1"/>
      <w:tblStyleColBandSize w:val="1"/>
      <w:tblCellMar>
        <w:top w:w="100.0" w:type="dxa"/>
        <w:left w:w="100.0" w:type="dxa"/>
        <w:bottom w:w="100.0" w:type="dxa"/>
        <w:right w:w="100.0" w:type="dxa"/>
      </w:tblCellMar>
    </w:tblPr>
  </w:style>
  <w:style w:type="table" w:styleId="affffffffffd" w:customStyle="1">
    <w:basedOn w:val="TableNormal1"/>
    <w:tblPr>
      <w:tblStyleRowBandSize w:val="1"/>
      <w:tblStyleColBandSize w:val="1"/>
      <w:tblCellMar>
        <w:top w:w="100.0" w:type="dxa"/>
        <w:left w:w="100.0" w:type="dxa"/>
        <w:bottom w:w="100.0" w:type="dxa"/>
        <w:right w:w="100.0" w:type="dxa"/>
      </w:tblCellMar>
    </w:tblPr>
  </w:style>
  <w:style w:type="table" w:styleId="affffffffffe" w:customStyle="1">
    <w:basedOn w:val="TableNormal1"/>
    <w:tblPr>
      <w:tblStyleRowBandSize w:val="1"/>
      <w:tblStyleColBandSize w:val="1"/>
      <w:tblCellMar>
        <w:top w:w="100.0" w:type="dxa"/>
        <w:left w:w="100.0" w:type="dxa"/>
        <w:bottom w:w="100.0" w:type="dxa"/>
        <w:right w:w="100.0" w:type="dxa"/>
      </w:tblCellMar>
    </w:tblPr>
  </w:style>
  <w:style w:type="table" w:styleId="afffffffffff" w:customStyle="1">
    <w:basedOn w:val="TableNormal1"/>
    <w:tblPr>
      <w:tblStyleRowBandSize w:val="1"/>
      <w:tblStyleColBandSize w:val="1"/>
      <w:tblCellMar>
        <w:top w:w="100.0" w:type="dxa"/>
        <w:left w:w="100.0" w:type="dxa"/>
        <w:bottom w:w="100.0" w:type="dxa"/>
        <w:right w:w="100.0" w:type="dxa"/>
      </w:tblCellMar>
    </w:tblPr>
  </w:style>
  <w:style w:type="table" w:styleId="afffffffffff0" w:customStyle="1">
    <w:basedOn w:val="TableNormal1"/>
    <w:tblPr>
      <w:tblStyleRowBandSize w:val="1"/>
      <w:tblStyleColBandSize w:val="1"/>
      <w:tblCellMar>
        <w:top w:w="100.0" w:type="dxa"/>
        <w:left w:w="100.0" w:type="dxa"/>
        <w:bottom w:w="100.0" w:type="dxa"/>
        <w:right w:w="100.0" w:type="dxa"/>
      </w:tblCellMar>
    </w:tblPr>
  </w:style>
  <w:style w:type="table" w:styleId="afffffffffff1" w:customStyle="1">
    <w:basedOn w:val="TableNormal1"/>
    <w:tblPr>
      <w:tblStyleRowBandSize w:val="1"/>
      <w:tblStyleColBandSize w:val="1"/>
      <w:tblCellMar>
        <w:top w:w="100.0" w:type="dxa"/>
        <w:left w:w="100.0" w:type="dxa"/>
        <w:bottom w:w="100.0" w:type="dxa"/>
        <w:right w:w="100.0" w:type="dxa"/>
      </w:tblCellMar>
    </w:tblPr>
  </w:style>
  <w:style w:type="table" w:styleId="afffffffffff2" w:customStyle="1">
    <w:basedOn w:val="TableNormal1"/>
    <w:tblPr>
      <w:tblStyleRowBandSize w:val="1"/>
      <w:tblStyleColBandSize w:val="1"/>
      <w:tblCellMar>
        <w:top w:w="100.0" w:type="dxa"/>
        <w:left w:w="100.0" w:type="dxa"/>
        <w:bottom w:w="100.0" w:type="dxa"/>
        <w:right w:w="100.0" w:type="dxa"/>
      </w:tblCellMar>
    </w:tblPr>
  </w:style>
  <w:style w:type="table" w:styleId="afffffffffff3" w:customStyle="1">
    <w:basedOn w:val="TableNormal1"/>
    <w:tblPr>
      <w:tblStyleRowBandSize w:val="1"/>
      <w:tblStyleColBandSize w:val="1"/>
      <w:tblCellMar>
        <w:top w:w="100.0" w:type="dxa"/>
        <w:left w:w="100.0" w:type="dxa"/>
        <w:bottom w:w="100.0" w:type="dxa"/>
        <w:right w:w="100.0" w:type="dxa"/>
      </w:tblCellMar>
    </w:tblPr>
  </w:style>
  <w:style w:type="table" w:styleId="afffffffffff4" w:customStyle="1">
    <w:basedOn w:val="TableNormal1"/>
    <w:tblPr>
      <w:tblStyleRowBandSize w:val="1"/>
      <w:tblStyleColBandSize w:val="1"/>
      <w:tblCellMar>
        <w:top w:w="100.0" w:type="dxa"/>
        <w:left w:w="100.0" w:type="dxa"/>
        <w:bottom w:w="100.0" w:type="dxa"/>
        <w:right w:w="100.0" w:type="dxa"/>
      </w:tblCellMar>
    </w:tblPr>
  </w:style>
  <w:style w:type="table" w:styleId="afffffffffff5" w:customStyle="1">
    <w:basedOn w:val="TableNormal1"/>
    <w:tblPr>
      <w:tblStyleRowBandSize w:val="1"/>
      <w:tblStyleColBandSize w:val="1"/>
      <w:tblCellMar>
        <w:top w:w="100.0" w:type="dxa"/>
        <w:left w:w="100.0" w:type="dxa"/>
        <w:bottom w:w="100.0" w:type="dxa"/>
        <w:right w:w="100.0" w:type="dxa"/>
      </w:tblCellMar>
    </w:tblPr>
  </w:style>
  <w:style w:type="table" w:styleId="afffffffffff6" w:customStyle="1">
    <w:basedOn w:val="TableNormal1"/>
    <w:tblPr>
      <w:tblStyleRowBandSize w:val="1"/>
      <w:tblStyleColBandSize w:val="1"/>
      <w:tblCellMar>
        <w:top w:w="100.0" w:type="dxa"/>
        <w:left w:w="100.0" w:type="dxa"/>
        <w:bottom w:w="100.0" w:type="dxa"/>
        <w:right w:w="100.0" w:type="dxa"/>
      </w:tblCellMar>
    </w:tblPr>
  </w:style>
  <w:style w:type="table" w:styleId="afffffffffff7" w:customStyle="1">
    <w:basedOn w:val="TableNormal1"/>
    <w:tblPr>
      <w:tblStyleRowBandSize w:val="1"/>
      <w:tblStyleColBandSize w:val="1"/>
      <w:tblCellMar>
        <w:top w:w="100.0" w:type="dxa"/>
        <w:left w:w="100.0" w:type="dxa"/>
        <w:bottom w:w="100.0" w:type="dxa"/>
        <w:right w:w="100.0" w:type="dxa"/>
      </w:tblCellMar>
    </w:tblPr>
  </w:style>
  <w:style w:type="table" w:styleId="afffffffffff8" w:customStyle="1">
    <w:basedOn w:val="TableNormal1"/>
    <w:tblPr>
      <w:tblStyleRowBandSize w:val="1"/>
      <w:tblStyleColBandSize w:val="1"/>
      <w:tblCellMar>
        <w:top w:w="100.0" w:type="dxa"/>
        <w:left w:w="100.0" w:type="dxa"/>
        <w:bottom w:w="100.0" w:type="dxa"/>
        <w:right w:w="100.0" w:type="dxa"/>
      </w:tblCellMar>
    </w:tblPr>
  </w:style>
  <w:style w:type="table" w:styleId="afffffffffff9" w:customStyle="1">
    <w:basedOn w:val="TableNormal1"/>
    <w:tblPr>
      <w:tblStyleRowBandSize w:val="1"/>
      <w:tblStyleColBandSize w:val="1"/>
      <w:tblCellMar>
        <w:top w:w="100.0" w:type="dxa"/>
        <w:left w:w="100.0" w:type="dxa"/>
        <w:bottom w:w="100.0" w:type="dxa"/>
        <w:right w:w="100.0" w:type="dxa"/>
      </w:tblCellMar>
    </w:tblPr>
  </w:style>
  <w:style w:type="table" w:styleId="afffffffffffa" w:customStyle="1">
    <w:basedOn w:val="TableNormal1"/>
    <w:tblPr>
      <w:tblStyleRowBandSize w:val="1"/>
      <w:tblStyleColBandSize w:val="1"/>
      <w:tblCellMar>
        <w:top w:w="100.0" w:type="dxa"/>
        <w:left w:w="100.0" w:type="dxa"/>
        <w:bottom w:w="100.0" w:type="dxa"/>
        <w:right w:w="100.0" w:type="dxa"/>
      </w:tblCellMar>
    </w:tblPr>
  </w:style>
  <w:style w:type="table" w:styleId="afffffffffffb" w:customStyle="1">
    <w:basedOn w:val="TableNormal1"/>
    <w:tblPr>
      <w:tblStyleRowBandSize w:val="1"/>
      <w:tblStyleColBandSize w:val="1"/>
      <w:tblCellMar>
        <w:top w:w="100.0" w:type="dxa"/>
        <w:left w:w="100.0" w:type="dxa"/>
        <w:bottom w:w="100.0" w:type="dxa"/>
        <w:right w:w="100.0" w:type="dxa"/>
      </w:tblCellMar>
    </w:tblPr>
  </w:style>
  <w:style w:type="table" w:styleId="afffffffffffc" w:customStyle="1">
    <w:basedOn w:val="TableNormal1"/>
    <w:tblPr>
      <w:tblStyleRowBandSize w:val="1"/>
      <w:tblStyleColBandSize w:val="1"/>
      <w:tblCellMar>
        <w:top w:w="100.0" w:type="dxa"/>
        <w:left w:w="100.0" w:type="dxa"/>
        <w:bottom w:w="100.0" w:type="dxa"/>
        <w:right w:w="100.0" w:type="dxa"/>
      </w:tblCellMar>
    </w:tblPr>
  </w:style>
  <w:style w:type="table" w:styleId="afffffffffffd" w:customStyle="1">
    <w:basedOn w:val="TableNormal1"/>
    <w:tblPr>
      <w:tblStyleRowBandSize w:val="1"/>
      <w:tblStyleColBandSize w:val="1"/>
      <w:tblCellMar>
        <w:top w:w="100.0" w:type="dxa"/>
        <w:left w:w="100.0" w:type="dxa"/>
        <w:bottom w:w="100.0" w:type="dxa"/>
        <w:right w:w="100.0" w:type="dxa"/>
      </w:tblCellMar>
    </w:tblPr>
  </w:style>
  <w:style w:type="table" w:styleId="afffffffffffe" w:customStyle="1">
    <w:basedOn w:val="TableNormal1"/>
    <w:tblPr>
      <w:tblStyleRowBandSize w:val="1"/>
      <w:tblStyleColBandSize w:val="1"/>
      <w:tblCellMar>
        <w:top w:w="100.0" w:type="dxa"/>
        <w:left w:w="100.0" w:type="dxa"/>
        <w:bottom w:w="100.0" w:type="dxa"/>
        <w:right w:w="100.0" w:type="dxa"/>
      </w:tblCellMar>
    </w:tblPr>
  </w:style>
  <w:style w:type="paragraph" w:styleId="Revisin">
    <w:name w:val="Revision"/>
    <w:hidden w:val="1"/>
    <w:uiPriority w:val="99"/>
    <w:semiHidden w:val="1"/>
    <w:rsid w:val="00843BA3"/>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jpg"/><Relationship Id="rId42" Type="http://schemas.openxmlformats.org/officeDocument/2006/relationships/image" Target="media/image8.jpg"/><Relationship Id="rId41" Type="http://schemas.openxmlformats.org/officeDocument/2006/relationships/image" Target="media/image31.jpg"/><Relationship Id="rId44" Type="http://schemas.openxmlformats.org/officeDocument/2006/relationships/image" Target="media/image6.jpg"/><Relationship Id="rId43" Type="http://schemas.openxmlformats.org/officeDocument/2006/relationships/image" Target="media/image19.jpg"/><Relationship Id="rId46" Type="http://schemas.openxmlformats.org/officeDocument/2006/relationships/image" Target="media/image4.jpg"/><Relationship Id="rId45"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jpg"/><Relationship Id="rId48" Type="http://schemas.openxmlformats.org/officeDocument/2006/relationships/image" Target="media/image39.png"/><Relationship Id="rId47" Type="http://schemas.openxmlformats.org/officeDocument/2006/relationships/image" Target="media/image20.jpg"/><Relationship Id="rId49" Type="http://schemas.openxmlformats.org/officeDocument/2006/relationships/hyperlink" Target="https://youtu.be/k34KVCuDcrI"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9.jpg"/><Relationship Id="rId30" Type="http://schemas.openxmlformats.org/officeDocument/2006/relationships/image" Target="media/image9.png"/><Relationship Id="rId33" Type="http://schemas.openxmlformats.org/officeDocument/2006/relationships/image" Target="media/image5.jpg"/><Relationship Id="rId32" Type="http://schemas.openxmlformats.org/officeDocument/2006/relationships/image" Target="media/image3.jpg"/><Relationship Id="rId35" Type="http://schemas.openxmlformats.org/officeDocument/2006/relationships/image" Target="media/image11.jpg"/><Relationship Id="rId34" Type="http://schemas.openxmlformats.org/officeDocument/2006/relationships/image" Target="media/image7.jpg"/><Relationship Id="rId37" Type="http://schemas.openxmlformats.org/officeDocument/2006/relationships/image" Target="media/image26.jpg"/><Relationship Id="rId36" Type="http://schemas.openxmlformats.org/officeDocument/2006/relationships/image" Target="media/image32.jpg"/><Relationship Id="rId39" Type="http://schemas.openxmlformats.org/officeDocument/2006/relationships/hyperlink" Target="https://twenergy.com/energia/energia-electrica/" TargetMode="External"/><Relationship Id="rId38" Type="http://schemas.openxmlformats.org/officeDocument/2006/relationships/image" Target="media/image10.jpg"/><Relationship Id="rId20" Type="http://schemas.openxmlformats.org/officeDocument/2006/relationships/image" Target="media/image15.jpg"/><Relationship Id="rId22" Type="http://schemas.openxmlformats.org/officeDocument/2006/relationships/image" Target="media/image24.jpg"/><Relationship Id="rId21" Type="http://schemas.openxmlformats.org/officeDocument/2006/relationships/image" Target="media/image25.jpg"/><Relationship Id="rId24" Type="http://schemas.openxmlformats.org/officeDocument/2006/relationships/image" Target="media/image37.jpg"/><Relationship Id="rId23" Type="http://schemas.openxmlformats.org/officeDocument/2006/relationships/image" Target="media/image36.jpg"/><Relationship Id="rId26" Type="http://schemas.openxmlformats.org/officeDocument/2006/relationships/hyperlink" Target="https://es.wikipedia.org/wiki/Resistividad" TargetMode="External"/><Relationship Id="rId25" Type="http://schemas.openxmlformats.org/officeDocument/2006/relationships/image" Target="media/image27.jpg"/><Relationship Id="rId28" Type="http://schemas.openxmlformats.org/officeDocument/2006/relationships/image" Target="media/image34.jpg"/><Relationship Id="rId27" Type="http://schemas.openxmlformats.org/officeDocument/2006/relationships/image" Target="media/image33.png"/><Relationship Id="rId29" Type="http://schemas.openxmlformats.org/officeDocument/2006/relationships/image" Target="media/image28.jpg"/><Relationship Id="rId51" Type="http://schemas.openxmlformats.org/officeDocument/2006/relationships/hyperlink" Target="https://onac.org.co" TargetMode="External"/><Relationship Id="rId50" Type="http://schemas.openxmlformats.org/officeDocument/2006/relationships/hyperlink" Target="https://www.minenergia.gov.co/documents/3809/Anexo_General_del_RETIE_vigente_actualizado_a_2015-1.pdf" TargetMode="External"/><Relationship Id="rId53" Type="http://schemas.openxmlformats.org/officeDocument/2006/relationships/hyperlink" Target="https://www.sectorelectricidad.com/" TargetMode="External"/><Relationship Id="rId52" Type="http://schemas.openxmlformats.org/officeDocument/2006/relationships/hyperlink" Target="https://www.retieingenieriaygestion.com/que-es-el-retie/" TargetMode="External"/><Relationship Id="rId11" Type="http://schemas.openxmlformats.org/officeDocument/2006/relationships/image" Target="media/image14.jpg"/><Relationship Id="rId55" Type="http://schemas.openxmlformats.org/officeDocument/2006/relationships/hyperlink" Target="https://yold.unlp.edu.ar/frontend/media/51/27751/5c5a8f71c013ea9277e46bcf4b1658b2.pdf" TargetMode="External"/><Relationship Id="rId10" Type="http://schemas.openxmlformats.org/officeDocument/2006/relationships/image" Target="media/image13.jpg"/><Relationship Id="rId54" Type="http://schemas.openxmlformats.org/officeDocument/2006/relationships/hyperlink" Target="https://www.edu.xunta.gal/espazoAbalar/sites/espazoAbalar/files/datos/1464947843/contido/index.html" TargetMode="External"/><Relationship Id="rId13" Type="http://schemas.openxmlformats.org/officeDocument/2006/relationships/image" Target="media/image23.jpg"/><Relationship Id="rId57" Type="http://schemas.openxmlformats.org/officeDocument/2006/relationships/footer" Target="footer1.xml"/><Relationship Id="rId12" Type="http://schemas.openxmlformats.org/officeDocument/2006/relationships/image" Target="media/image38.jpg"/><Relationship Id="rId56" Type="http://schemas.openxmlformats.org/officeDocument/2006/relationships/header" Target="header1.xml"/><Relationship Id="rId15" Type="http://schemas.openxmlformats.org/officeDocument/2006/relationships/image" Target="media/image17.png"/><Relationship Id="rId14" Type="http://schemas.openxmlformats.org/officeDocument/2006/relationships/image" Target="media/image16.jpg"/><Relationship Id="rId17" Type="http://schemas.openxmlformats.org/officeDocument/2006/relationships/image" Target="media/image30.png"/><Relationship Id="rId16" Type="http://schemas.openxmlformats.org/officeDocument/2006/relationships/image" Target="media/image22.jpg"/><Relationship Id="rId19" Type="http://schemas.openxmlformats.org/officeDocument/2006/relationships/image" Target="media/image35.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1" Type="http://schemas.openxmlformats.org/officeDocument/2006/relationships/font" Target="fonts/RobotoLight-regular.ttf"/><Relationship Id="rId10" Type="http://schemas.openxmlformats.org/officeDocument/2006/relationships/font" Target="fonts/Tahoma-bold.ttf"/><Relationship Id="rId13" Type="http://schemas.openxmlformats.org/officeDocument/2006/relationships/font" Target="fonts/RobotoLight-italic.ttf"/><Relationship Id="rId12" Type="http://schemas.openxmlformats.org/officeDocument/2006/relationships/font" Target="fonts/RobotoLight-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Tahoma-regular.ttf"/><Relationship Id="rId14" Type="http://schemas.openxmlformats.org/officeDocument/2006/relationships/font" Target="fonts/RobotoLight-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l5wdF0KkJ6vOU7dtVEe8qr4nA==">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2022-11-21T14:45:00Z</dcterms:created>
  <dc:creator>diana pachonm</dc:creator>
</cp:coreProperties>
</file>